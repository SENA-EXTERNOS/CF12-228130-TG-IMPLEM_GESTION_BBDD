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D7D50" w:rsidRDefault="003D7D50">
      <w:pPr>
        <w:tabs>
          <w:tab w:val="left" w:pos="3224"/>
        </w:tabs>
        <w:spacing w:after="120" w:line="240" w:lineRule="auto"/>
      </w:pPr>
    </w:p>
    <w:tbl>
      <w:tblPr>
        <w:tblStyle w:val="a"/>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3D7D50" w:rsidRPr="00B0262E" w14:paraId="49B855DF" w14:textId="77777777">
        <w:trPr>
          <w:trHeight w:val="340"/>
        </w:trPr>
        <w:tc>
          <w:tcPr>
            <w:tcW w:w="3397" w:type="dxa"/>
            <w:shd w:val="clear" w:color="auto" w:fill="8DB3E2"/>
            <w:vAlign w:val="center"/>
          </w:tcPr>
          <w:p w14:paraId="00000002" w14:textId="77777777" w:rsidR="003D7D50" w:rsidRPr="00B0262E" w:rsidRDefault="00000000">
            <w:pPr>
              <w:spacing w:after="120" w:line="240" w:lineRule="auto"/>
            </w:pPr>
            <w:r w:rsidRPr="00B0262E">
              <w:t>PROGRAMA DE FORMACIÓN</w:t>
            </w:r>
          </w:p>
        </w:tc>
        <w:tc>
          <w:tcPr>
            <w:tcW w:w="11482" w:type="dxa"/>
            <w:vAlign w:val="center"/>
          </w:tcPr>
          <w:p w14:paraId="00000003" w14:textId="77777777" w:rsidR="003D7D50" w:rsidRPr="00B0262E" w:rsidRDefault="00000000">
            <w:pPr>
              <w:spacing w:after="120" w:line="240" w:lineRule="auto"/>
              <w:rPr>
                <w:color w:val="E36C09"/>
              </w:rPr>
            </w:pPr>
            <w:r w:rsidRPr="00B0262E">
              <w:rPr>
                <w:color w:val="000000"/>
                <w:sz w:val="20"/>
                <w:szCs w:val="20"/>
              </w:rPr>
              <w:t>Tecnólogo en implementación y gestión de bases de datos</w:t>
            </w:r>
          </w:p>
        </w:tc>
      </w:tr>
    </w:tbl>
    <w:p w14:paraId="00000004" w14:textId="77777777" w:rsidR="003D7D50" w:rsidRPr="00B0262E" w:rsidRDefault="003D7D50">
      <w:pPr>
        <w:spacing w:after="120" w:line="240" w:lineRule="auto"/>
      </w:pPr>
    </w:p>
    <w:tbl>
      <w:tblPr>
        <w:tblStyle w:val="a0"/>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8080"/>
      </w:tblGrid>
      <w:tr w:rsidR="003D7D50" w:rsidRPr="00B0262E" w14:paraId="3FC33596" w14:textId="77777777">
        <w:trPr>
          <w:trHeight w:val="340"/>
        </w:trPr>
        <w:tc>
          <w:tcPr>
            <w:tcW w:w="1838" w:type="dxa"/>
            <w:shd w:val="clear" w:color="auto" w:fill="8DB3E2"/>
            <w:vAlign w:val="center"/>
          </w:tcPr>
          <w:p w14:paraId="00000005" w14:textId="77777777" w:rsidR="003D7D50" w:rsidRPr="00B0262E" w:rsidRDefault="00000000">
            <w:pPr>
              <w:spacing w:after="120" w:line="240" w:lineRule="auto"/>
            </w:pPr>
            <w:r w:rsidRPr="00B0262E">
              <w:t>COMPETENCIA</w:t>
            </w:r>
          </w:p>
        </w:tc>
        <w:tc>
          <w:tcPr>
            <w:tcW w:w="2835" w:type="dxa"/>
            <w:vAlign w:val="center"/>
          </w:tcPr>
          <w:p w14:paraId="00000006" w14:textId="0179FE27" w:rsidR="003D7D50" w:rsidRPr="00B0262E" w:rsidRDefault="00000000">
            <w:pPr>
              <w:spacing w:after="120" w:line="240" w:lineRule="auto"/>
              <w:jc w:val="both"/>
              <w:rPr>
                <w:u w:val="single"/>
              </w:rPr>
            </w:pPr>
            <w:r w:rsidRPr="00B0262E">
              <w:rPr>
                <w:color w:val="000000"/>
              </w:rPr>
              <w:t>220501053 - Construir la base de datos espacial de acuerdo con los requisitos del sistema de información</w:t>
            </w:r>
            <w:r w:rsidR="00C70C08" w:rsidRPr="00B0262E">
              <w:rPr>
                <w:color w:val="000000"/>
              </w:rPr>
              <w:t>.</w:t>
            </w:r>
          </w:p>
        </w:tc>
        <w:tc>
          <w:tcPr>
            <w:tcW w:w="2126" w:type="dxa"/>
            <w:shd w:val="clear" w:color="auto" w:fill="8DB3E2"/>
            <w:vAlign w:val="center"/>
          </w:tcPr>
          <w:p w14:paraId="00000007" w14:textId="77777777" w:rsidR="003D7D50" w:rsidRPr="00B0262E" w:rsidRDefault="00000000">
            <w:pPr>
              <w:spacing w:after="120" w:line="240" w:lineRule="auto"/>
            </w:pPr>
            <w:r w:rsidRPr="00B0262E">
              <w:t>RESULTADOS DE APRENDIZAJE</w:t>
            </w:r>
          </w:p>
        </w:tc>
        <w:tc>
          <w:tcPr>
            <w:tcW w:w="8080" w:type="dxa"/>
            <w:vAlign w:val="center"/>
          </w:tcPr>
          <w:p w14:paraId="00000008" w14:textId="77777777" w:rsidR="003D7D50" w:rsidRPr="00B0262E" w:rsidRDefault="00000000">
            <w:pPr>
              <w:spacing w:after="120" w:line="240" w:lineRule="auto"/>
              <w:ind w:left="66"/>
              <w:jc w:val="both"/>
              <w:rPr>
                <w:b/>
              </w:rPr>
            </w:pPr>
            <w:r w:rsidRPr="00B0262E">
              <w:rPr>
                <w:color w:val="000000"/>
              </w:rPr>
              <w:t>220501053-01 - Diseñar el modelo de datos de acuerdo con los requisitos técnicos.</w:t>
            </w:r>
          </w:p>
        </w:tc>
      </w:tr>
    </w:tbl>
    <w:p w14:paraId="00000009" w14:textId="77777777" w:rsidR="003D7D50" w:rsidRPr="00B0262E" w:rsidRDefault="003D7D50">
      <w:pPr>
        <w:spacing w:after="120" w:line="240" w:lineRule="auto"/>
      </w:pPr>
    </w:p>
    <w:p w14:paraId="0000000A" w14:textId="77777777" w:rsidR="003D7D50" w:rsidRPr="00B0262E" w:rsidRDefault="003D7D50">
      <w:pPr>
        <w:spacing w:after="120" w:line="240" w:lineRule="auto"/>
      </w:pPr>
    </w:p>
    <w:tbl>
      <w:tblPr>
        <w:tblStyle w:val="a1"/>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3D7D50" w:rsidRPr="00B0262E" w14:paraId="3EEB92B6" w14:textId="77777777">
        <w:trPr>
          <w:trHeight w:val="340"/>
        </w:trPr>
        <w:tc>
          <w:tcPr>
            <w:tcW w:w="3397" w:type="dxa"/>
            <w:shd w:val="clear" w:color="auto" w:fill="8DB3E2"/>
            <w:vAlign w:val="center"/>
          </w:tcPr>
          <w:p w14:paraId="0000000B" w14:textId="77777777" w:rsidR="003D7D50" w:rsidRPr="00B0262E" w:rsidRDefault="00000000">
            <w:pPr>
              <w:spacing w:after="120" w:line="240" w:lineRule="auto"/>
            </w:pPr>
            <w:r w:rsidRPr="00B0262E">
              <w:t>NÚMERO DEL COMPONENTE FORMATIVO</w:t>
            </w:r>
          </w:p>
        </w:tc>
        <w:tc>
          <w:tcPr>
            <w:tcW w:w="11482" w:type="dxa"/>
            <w:vAlign w:val="center"/>
          </w:tcPr>
          <w:p w14:paraId="0000000C" w14:textId="77777777" w:rsidR="003D7D50" w:rsidRPr="00B0262E" w:rsidRDefault="00000000">
            <w:pPr>
              <w:spacing w:after="120" w:line="240" w:lineRule="auto"/>
              <w:rPr>
                <w:color w:val="FF0000"/>
              </w:rPr>
            </w:pPr>
            <w:r w:rsidRPr="00B0262E">
              <w:rPr>
                <w:color w:val="000000"/>
              </w:rPr>
              <w:t>CF12</w:t>
            </w:r>
          </w:p>
        </w:tc>
      </w:tr>
      <w:tr w:rsidR="003D7D50" w:rsidRPr="00B0262E" w14:paraId="6E681413" w14:textId="77777777">
        <w:trPr>
          <w:trHeight w:val="340"/>
        </w:trPr>
        <w:tc>
          <w:tcPr>
            <w:tcW w:w="3397" w:type="dxa"/>
            <w:shd w:val="clear" w:color="auto" w:fill="8DB3E2"/>
            <w:vAlign w:val="center"/>
          </w:tcPr>
          <w:p w14:paraId="0000000D" w14:textId="77777777" w:rsidR="003D7D50" w:rsidRPr="00B0262E" w:rsidRDefault="00000000">
            <w:pPr>
              <w:spacing w:after="120" w:line="240" w:lineRule="auto"/>
            </w:pPr>
            <w:r w:rsidRPr="00B0262E">
              <w:t>NOMBRE DEL COMPONENTE FORMATIVO</w:t>
            </w:r>
          </w:p>
        </w:tc>
        <w:tc>
          <w:tcPr>
            <w:tcW w:w="11482" w:type="dxa"/>
            <w:vAlign w:val="center"/>
          </w:tcPr>
          <w:p w14:paraId="0000000E" w14:textId="77777777" w:rsidR="003D7D50" w:rsidRPr="00B0262E" w:rsidRDefault="00000000">
            <w:pPr>
              <w:spacing w:after="120" w:line="240" w:lineRule="auto"/>
            </w:pPr>
            <w:r w:rsidRPr="00B0262E">
              <w:t>Conceptos y estructura de las BD</w:t>
            </w:r>
          </w:p>
        </w:tc>
      </w:tr>
      <w:tr w:rsidR="003D7D50" w:rsidRPr="00B0262E" w14:paraId="29D71371" w14:textId="77777777">
        <w:trPr>
          <w:trHeight w:val="340"/>
        </w:trPr>
        <w:tc>
          <w:tcPr>
            <w:tcW w:w="3397" w:type="dxa"/>
            <w:shd w:val="clear" w:color="auto" w:fill="8DB3E2"/>
            <w:vAlign w:val="center"/>
          </w:tcPr>
          <w:p w14:paraId="0000000F" w14:textId="77777777" w:rsidR="003D7D50" w:rsidRPr="00B0262E" w:rsidRDefault="00000000">
            <w:pPr>
              <w:spacing w:after="120" w:line="240" w:lineRule="auto"/>
            </w:pPr>
            <w:r w:rsidRPr="00B0262E">
              <w:t>BREVE DESCRIPCIÓN</w:t>
            </w:r>
          </w:p>
        </w:tc>
        <w:tc>
          <w:tcPr>
            <w:tcW w:w="11482" w:type="dxa"/>
            <w:vAlign w:val="center"/>
          </w:tcPr>
          <w:p w14:paraId="00000010" w14:textId="1FB78EF1" w:rsidR="003D7D50" w:rsidRPr="00B0262E" w:rsidRDefault="00000000">
            <w:pPr>
              <w:spacing w:after="120" w:line="240" w:lineRule="auto"/>
              <w:jc w:val="both"/>
            </w:pPr>
            <w:r w:rsidRPr="00B0262E">
              <w:t xml:space="preserve">En este </w:t>
            </w:r>
            <w:r w:rsidR="00E8671C" w:rsidRPr="00B0262E">
              <w:t>documento</w:t>
            </w:r>
            <w:r w:rsidRPr="00B0262E">
              <w:t xml:space="preserve"> se aborda una breve historia de la evolución de las bases de datos, donde se especifica</w:t>
            </w:r>
            <w:r w:rsidR="00DB3AC3" w:rsidRPr="00B0262E">
              <w:t>n</w:t>
            </w:r>
            <w:r w:rsidRPr="00B0262E">
              <w:t xml:space="preserve"> los tipos de bases de datos, teniendo como objetivo el modelo relacional. Además, se explica cada un</w:t>
            </w:r>
            <w:r w:rsidR="00C80D5B" w:rsidRPr="00B0262E">
              <w:t xml:space="preserve">o </w:t>
            </w:r>
            <w:r w:rsidRPr="00B0262E">
              <w:t>de los pasos de normalización de los datos</w:t>
            </w:r>
            <w:r w:rsidR="00BD4C65" w:rsidRPr="00B0262E">
              <w:t xml:space="preserve">, </w:t>
            </w:r>
            <w:r w:rsidRPr="00B0262E">
              <w:t>para la obtención del modelo entidad relación.</w:t>
            </w:r>
          </w:p>
        </w:tc>
      </w:tr>
      <w:tr w:rsidR="003D7D50" w:rsidRPr="00B0262E" w14:paraId="3B119750" w14:textId="77777777">
        <w:trPr>
          <w:trHeight w:val="340"/>
        </w:trPr>
        <w:tc>
          <w:tcPr>
            <w:tcW w:w="3397" w:type="dxa"/>
            <w:shd w:val="clear" w:color="auto" w:fill="8DB3E2"/>
            <w:vAlign w:val="center"/>
          </w:tcPr>
          <w:p w14:paraId="00000011" w14:textId="77777777" w:rsidR="003D7D50" w:rsidRPr="00B0262E" w:rsidRDefault="00000000">
            <w:pPr>
              <w:spacing w:after="120" w:line="240" w:lineRule="auto"/>
            </w:pPr>
            <w:r w:rsidRPr="00B0262E">
              <w:t>PALABRAS CLAVE</w:t>
            </w:r>
          </w:p>
        </w:tc>
        <w:tc>
          <w:tcPr>
            <w:tcW w:w="11482" w:type="dxa"/>
            <w:vAlign w:val="center"/>
          </w:tcPr>
          <w:p w14:paraId="00000012" w14:textId="323B07C5" w:rsidR="003D7D50" w:rsidRPr="00B0262E" w:rsidRDefault="00000000">
            <w:pPr>
              <w:spacing w:after="120" w:line="240" w:lineRule="auto"/>
            </w:pPr>
            <w:r w:rsidRPr="00B0262E">
              <w:t xml:space="preserve">Cardinalidad, </w:t>
            </w:r>
            <w:r w:rsidR="00C314C7" w:rsidRPr="00B0262E">
              <w:t>dat</w:t>
            </w:r>
            <w:r w:rsidRPr="00B0262E">
              <w:t xml:space="preserve">os, </w:t>
            </w:r>
            <w:r w:rsidR="00C314C7" w:rsidRPr="00B0262E">
              <w:t>m</w:t>
            </w:r>
            <w:r w:rsidRPr="00B0262E">
              <w:t xml:space="preserve">odelo, </w:t>
            </w:r>
            <w:r w:rsidR="00C314C7" w:rsidRPr="00B0262E">
              <w:t>n</w:t>
            </w:r>
            <w:r w:rsidRPr="00B0262E">
              <w:t xml:space="preserve">ormalización, </w:t>
            </w:r>
            <w:r w:rsidR="00C314C7" w:rsidRPr="00B0262E">
              <w:t>r</w:t>
            </w:r>
            <w:r w:rsidRPr="00B0262E">
              <w:t>elacional.</w:t>
            </w:r>
          </w:p>
        </w:tc>
      </w:tr>
    </w:tbl>
    <w:p w14:paraId="00000013" w14:textId="77777777" w:rsidR="003D7D50" w:rsidRPr="00B0262E" w:rsidRDefault="003D7D50">
      <w:pPr>
        <w:spacing w:after="120" w:line="240" w:lineRule="auto"/>
      </w:pPr>
    </w:p>
    <w:tbl>
      <w:tblPr>
        <w:tblStyle w:val="a2"/>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3D7D50" w:rsidRPr="00B0262E" w14:paraId="2CE6B9EC" w14:textId="77777777">
        <w:trPr>
          <w:trHeight w:val="340"/>
        </w:trPr>
        <w:tc>
          <w:tcPr>
            <w:tcW w:w="3397" w:type="dxa"/>
            <w:shd w:val="clear" w:color="auto" w:fill="8DB3E2"/>
            <w:vAlign w:val="center"/>
          </w:tcPr>
          <w:p w14:paraId="00000014" w14:textId="77777777" w:rsidR="003D7D50" w:rsidRPr="00B0262E" w:rsidRDefault="00000000">
            <w:pPr>
              <w:spacing w:after="120" w:line="240" w:lineRule="auto"/>
            </w:pPr>
            <w:r w:rsidRPr="00B0262E">
              <w:t>ÁREA OCUPACIONAL</w:t>
            </w:r>
          </w:p>
        </w:tc>
        <w:tc>
          <w:tcPr>
            <w:tcW w:w="11482" w:type="dxa"/>
            <w:vAlign w:val="center"/>
          </w:tcPr>
          <w:p w14:paraId="00000015" w14:textId="77777777" w:rsidR="003D7D50" w:rsidRPr="00B0262E" w:rsidRDefault="003D7D50">
            <w:pPr>
              <w:spacing w:after="120" w:line="240" w:lineRule="auto"/>
            </w:pPr>
          </w:p>
          <w:p w14:paraId="00000016" w14:textId="1DA5E769" w:rsidR="003D7D50" w:rsidRPr="00B0262E" w:rsidRDefault="00000000">
            <w:pPr>
              <w:spacing w:after="120" w:line="240" w:lineRule="auto"/>
            </w:pPr>
            <w:r w:rsidRPr="00B0262E">
              <w:t xml:space="preserve">2 – </w:t>
            </w:r>
            <w:r w:rsidR="00511F18" w:rsidRPr="00B0262E">
              <w:t>Ciencias naturales, aplicadas y relacionadas</w:t>
            </w:r>
          </w:p>
          <w:p w14:paraId="00000017" w14:textId="77777777" w:rsidR="003D7D50" w:rsidRPr="00B0262E" w:rsidRDefault="003D7D50">
            <w:pPr>
              <w:spacing w:after="120" w:line="240" w:lineRule="auto"/>
            </w:pPr>
          </w:p>
        </w:tc>
      </w:tr>
      <w:tr w:rsidR="003D7D50" w:rsidRPr="00B0262E" w14:paraId="2A774EC1" w14:textId="77777777">
        <w:trPr>
          <w:trHeight w:val="465"/>
        </w:trPr>
        <w:tc>
          <w:tcPr>
            <w:tcW w:w="3397" w:type="dxa"/>
            <w:shd w:val="clear" w:color="auto" w:fill="8DB3E2"/>
            <w:vAlign w:val="center"/>
          </w:tcPr>
          <w:p w14:paraId="00000018" w14:textId="77777777" w:rsidR="003D7D50" w:rsidRPr="00B0262E" w:rsidRDefault="00000000">
            <w:pPr>
              <w:spacing w:after="120" w:line="240" w:lineRule="auto"/>
            </w:pPr>
            <w:r w:rsidRPr="00B0262E">
              <w:t>IDIOMA</w:t>
            </w:r>
          </w:p>
        </w:tc>
        <w:tc>
          <w:tcPr>
            <w:tcW w:w="11482" w:type="dxa"/>
            <w:vAlign w:val="center"/>
          </w:tcPr>
          <w:p w14:paraId="00000019" w14:textId="77777777" w:rsidR="003D7D50" w:rsidRPr="00B0262E" w:rsidRDefault="00000000">
            <w:pPr>
              <w:spacing w:after="120" w:line="240" w:lineRule="auto"/>
            </w:pPr>
            <w:r w:rsidRPr="00B0262E">
              <w:t>Español</w:t>
            </w:r>
          </w:p>
        </w:tc>
      </w:tr>
    </w:tbl>
    <w:p w14:paraId="0000001A" w14:textId="77777777" w:rsidR="003D7D50" w:rsidRPr="00B0262E" w:rsidRDefault="003D7D50">
      <w:pPr>
        <w:spacing w:after="120" w:line="240" w:lineRule="auto"/>
      </w:pPr>
    </w:p>
    <w:p w14:paraId="0000001B" w14:textId="77777777" w:rsidR="003D7D50" w:rsidRPr="00B0262E" w:rsidRDefault="003D7D50">
      <w:pPr>
        <w:pBdr>
          <w:top w:val="nil"/>
          <w:left w:val="nil"/>
          <w:bottom w:val="nil"/>
          <w:right w:val="nil"/>
          <w:between w:val="nil"/>
        </w:pBdr>
        <w:spacing w:after="120" w:line="240" w:lineRule="auto"/>
        <w:jc w:val="both"/>
        <w:rPr>
          <w:b/>
          <w:color w:val="E36C09"/>
        </w:rPr>
      </w:pPr>
    </w:p>
    <w:p w14:paraId="0000001C" w14:textId="77777777" w:rsidR="003D7D50" w:rsidRPr="00B0262E" w:rsidRDefault="003D7D50">
      <w:pPr>
        <w:pBdr>
          <w:top w:val="nil"/>
          <w:left w:val="nil"/>
          <w:bottom w:val="nil"/>
          <w:right w:val="nil"/>
          <w:between w:val="nil"/>
        </w:pBdr>
        <w:spacing w:after="120" w:line="240" w:lineRule="auto"/>
        <w:jc w:val="both"/>
        <w:rPr>
          <w:b/>
          <w:color w:val="E36C09"/>
        </w:rPr>
      </w:pPr>
    </w:p>
    <w:p w14:paraId="0000001D" w14:textId="77777777" w:rsidR="003D7D50" w:rsidRPr="00B0262E" w:rsidRDefault="003D7D50">
      <w:pPr>
        <w:pBdr>
          <w:top w:val="nil"/>
          <w:left w:val="nil"/>
          <w:bottom w:val="nil"/>
          <w:right w:val="nil"/>
          <w:between w:val="nil"/>
        </w:pBdr>
        <w:spacing w:after="120" w:line="240" w:lineRule="auto"/>
        <w:jc w:val="both"/>
        <w:rPr>
          <w:b/>
          <w:color w:val="E36C09"/>
        </w:rPr>
      </w:pPr>
    </w:p>
    <w:p w14:paraId="0000001E" w14:textId="77777777" w:rsidR="003D7D50" w:rsidRPr="00B0262E" w:rsidRDefault="003D7D50">
      <w:pPr>
        <w:pBdr>
          <w:top w:val="nil"/>
          <w:left w:val="nil"/>
          <w:bottom w:val="nil"/>
          <w:right w:val="nil"/>
          <w:between w:val="nil"/>
        </w:pBdr>
        <w:spacing w:after="120" w:line="240" w:lineRule="auto"/>
        <w:jc w:val="both"/>
        <w:rPr>
          <w:b/>
          <w:color w:val="E36C09"/>
        </w:rPr>
      </w:pPr>
    </w:p>
    <w:p w14:paraId="0000001F" w14:textId="77777777" w:rsidR="003D7D50" w:rsidRPr="00B0262E" w:rsidRDefault="003D7D50">
      <w:pPr>
        <w:pBdr>
          <w:top w:val="nil"/>
          <w:left w:val="nil"/>
          <w:bottom w:val="nil"/>
          <w:right w:val="nil"/>
          <w:between w:val="nil"/>
        </w:pBdr>
        <w:spacing w:after="120" w:line="240" w:lineRule="auto"/>
        <w:jc w:val="both"/>
        <w:rPr>
          <w:b/>
          <w:color w:val="E36C09"/>
        </w:rPr>
      </w:pPr>
    </w:p>
    <w:p w14:paraId="00000020" w14:textId="77777777" w:rsidR="003D7D50" w:rsidRPr="00B0262E" w:rsidRDefault="003D7D50">
      <w:pPr>
        <w:pBdr>
          <w:top w:val="nil"/>
          <w:left w:val="nil"/>
          <w:bottom w:val="nil"/>
          <w:right w:val="nil"/>
          <w:between w:val="nil"/>
        </w:pBdr>
        <w:spacing w:after="120" w:line="240" w:lineRule="auto"/>
        <w:jc w:val="both"/>
        <w:rPr>
          <w:b/>
          <w:color w:val="E36C09"/>
        </w:rPr>
      </w:pPr>
    </w:p>
    <w:p w14:paraId="00000021" w14:textId="2ECFE65E" w:rsidR="003D7D50" w:rsidRPr="00B0262E" w:rsidRDefault="00000000">
      <w:pPr>
        <w:pStyle w:val="Ttulo1"/>
        <w:spacing w:before="0" w:line="240" w:lineRule="auto"/>
        <w:rPr>
          <w:b/>
          <w:sz w:val="22"/>
          <w:szCs w:val="22"/>
        </w:rPr>
      </w:pPr>
      <w:r w:rsidRPr="00B0262E">
        <w:rPr>
          <w:b/>
          <w:sz w:val="22"/>
          <w:szCs w:val="22"/>
        </w:rPr>
        <w:t>T</w:t>
      </w:r>
      <w:r w:rsidR="00EC1D69" w:rsidRPr="00B0262E">
        <w:rPr>
          <w:b/>
          <w:sz w:val="22"/>
          <w:szCs w:val="22"/>
        </w:rPr>
        <w:t xml:space="preserve">abla de contenidos </w:t>
      </w:r>
    </w:p>
    <w:p w14:paraId="00000022" w14:textId="77777777" w:rsidR="003D7D50" w:rsidRPr="00B0262E" w:rsidRDefault="00000000">
      <w:pPr>
        <w:spacing w:after="120" w:line="240" w:lineRule="auto"/>
        <w:ind w:left="284"/>
        <w:rPr>
          <w:b/>
        </w:rPr>
      </w:pPr>
      <w:r w:rsidRPr="00B0262E">
        <w:rPr>
          <w:b/>
        </w:rPr>
        <w:t>Introducción</w:t>
      </w:r>
    </w:p>
    <w:p w14:paraId="00000023" w14:textId="4892AB34" w:rsidR="003D7D50" w:rsidRPr="00B0262E" w:rsidRDefault="00000000">
      <w:pPr>
        <w:numPr>
          <w:ilvl w:val="1"/>
          <w:numId w:val="15"/>
        </w:numPr>
        <w:pBdr>
          <w:top w:val="nil"/>
          <w:left w:val="nil"/>
          <w:bottom w:val="nil"/>
          <w:right w:val="nil"/>
          <w:between w:val="nil"/>
        </w:pBdr>
        <w:spacing w:after="120" w:line="240" w:lineRule="auto"/>
        <w:ind w:left="567" w:hanging="283"/>
        <w:rPr>
          <w:b/>
          <w:color w:val="000000"/>
        </w:rPr>
      </w:pPr>
      <w:r w:rsidRPr="00B0262E">
        <w:rPr>
          <w:b/>
          <w:color w:val="000000"/>
        </w:rPr>
        <w:t xml:space="preserve">Introducción a </w:t>
      </w:r>
      <w:r w:rsidR="00C43655" w:rsidRPr="00B0262E">
        <w:rPr>
          <w:b/>
          <w:color w:val="000000"/>
        </w:rPr>
        <w:t xml:space="preserve">los </w:t>
      </w:r>
      <w:r w:rsidRPr="00B0262E">
        <w:rPr>
          <w:b/>
          <w:color w:val="000000"/>
        </w:rPr>
        <w:t xml:space="preserve">sistemas de BD </w:t>
      </w:r>
    </w:p>
    <w:p w14:paraId="00000024" w14:textId="77777777" w:rsidR="003D7D50" w:rsidRPr="00B0262E" w:rsidRDefault="00000000">
      <w:pPr>
        <w:numPr>
          <w:ilvl w:val="1"/>
          <w:numId w:val="5"/>
        </w:numPr>
        <w:pBdr>
          <w:top w:val="nil"/>
          <w:left w:val="nil"/>
          <w:bottom w:val="nil"/>
          <w:right w:val="nil"/>
          <w:between w:val="nil"/>
        </w:pBdr>
        <w:spacing w:line="240" w:lineRule="auto"/>
        <w:rPr>
          <w:color w:val="000000"/>
        </w:rPr>
      </w:pPr>
      <w:r w:rsidRPr="00B0262E">
        <w:rPr>
          <w:color w:val="000000"/>
        </w:rPr>
        <w:t>Conceptos generales sobre BD</w:t>
      </w:r>
    </w:p>
    <w:p w14:paraId="00000025" w14:textId="77777777" w:rsidR="003D7D50" w:rsidRPr="00B0262E" w:rsidRDefault="00000000">
      <w:pPr>
        <w:numPr>
          <w:ilvl w:val="1"/>
          <w:numId w:val="5"/>
        </w:numPr>
        <w:pBdr>
          <w:top w:val="nil"/>
          <w:left w:val="nil"/>
          <w:bottom w:val="nil"/>
          <w:right w:val="nil"/>
          <w:between w:val="nil"/>
        </w:pBdr>
        <w:spacing w:line="240" w:lineRule="auto"/>
        <w:rPr>
          <w:color w:val="000000"/>
        </w:rPr>
      </w:pPr>
      <w:r w:rsidRPr="00B0262E">
        <w:rPr>
          <w:color w:val="000000"/>
        </w:rPr>
        <w:t>Características de un sistema de BD</w:t>
      </w:r>
    </w:p>
    <w:p w14:paraId="00000026" w14:textId="77777777" w:rsidR="003D7D50" w:rsidRPr="00B0262E" w:rsidRDefault="00000000">
      <w:pPr>
        <w:numPr>
          <w:ilvl w:val="1"/>
          <w:numId w:val="5"/>
        </w:numPr>
        <w:pBdr>
          <w:top w:val="nil"/>
          <w:left w:val="nil"/>
          <w:bottom w:val="nil"/>
          <w:right w:val="nil"/>
          <w:between w:val="nil"/>
        </w:pBdr>
        <w:spacing w:line="240" w:lineRule="auto"/>
        <w:rPr>
          <w:color w:val="000000"/>
        </w:rPr>
      </w:pPr>
      <w:r w:rsidRPr="00B0262E">
        <w:rPr>
          <w:color w:val="000000"/>
        </w:rPr>
        <w:t>Arquitectura de los sistemas de BD</w:t>
      </w:r>
    </w:p>
    <w:p w14:paraId="00000027" w14:textId="77777777" w:rsidR="003D7D50" w:rsidRPr="00B0262E" w:rsidRDefault="00000000">
      <w:pPr>
        <w:numPr>
          <w:ilvl w:val="1"/>
          <w:numId w:val="5"/>
        </w:numPr>
        <w:pBdr>
          <w:top w:val="nil"/>
          <w:left w:val="nil"/>
          <w:bottom w:val="nil"/>
          <w:right w:val="nil"/>
          <w:between w:val="nil"/>
        </w:pBdr>
        <w:spacing w:line="240" w:lineRule="auto"/>
        <w:rPr>
          <w:color w:val="000000"/>
        </w:rPr>
      </w:pPr>
      <w:r w:rsidRPr="00B0262E">
        <w:rPr>
          <w:color w:val="000000"/>
        </w:rPr>
        <w:t>Tipos de BD (relacional - no relacional)</w:t>
      </w:r>
    </w:p>
    <w:p w14:paraId="00000028" w14:textId="77777777" w:rsidR="003D7D50" w:rsidRPr="00B0262E" w:rsidRDefault="00000000">
      <w:pPr>
        <w:numPr>
          <w:ilvl w:val="1"/>
          <w:numId w:val="5"/>
        </w:numPr>
        <w:pBdr>
          <w:top w:val="nil"/>
          <w:left w:val="nil"/>
          <w:bottom w:val="nil"/>
          <w:right w:val="nil"/>
          <w:between w:val="nil"/>
        </w:pBdr>
        <w:spacing w:line="240" w:lineRule="auto"/>
        <w:rPr>
          <w:color w:val="000000"/>
        </w:rPr>
      </w:pPr>
      <w:r w:rsidRPr="00B0262E">
        <w:rPr>
          <w:color w:val="000000"/>
        </w:rPr>
        <w:t>Ventajas y desventajas</w:t>
      </w:r>
    </w:p>
    <w:p w14:paraId="00000029" w14:textId="77777777" w:rsidR="003D7D50" w:rsidRPr="00B0262E" w:rsidRDefault="003D7D50">
      <w:pPr>
        <w:pBdr>
          <w:top w:val="nil"/>
          <w:left w:val="nil"/>
          <w:bottom w:val="nil"/>
          <w:right w:val="nil"/>
          <w:between w:val="nil"/>
        </w:pBdr>
        <w:spacing w:line="240" w:lineRule="auto"/>
        <w:ind w:left="927"/>
        <w:rPr>
          <w:color w:val="000000"/>
        </w:rPr>
      </w:pPr>
    </w:p>
    <w:p w14:paraId="0000002A" w14:textId="77777777" w:rsidR="003D7D50" w:rsidRPr="00B0262E" w:rsidRDefault="00000000">
      <w:pPr>
        <w:numPr>
          <w:ilvl w:val="0"/>
          <w:numId w:val="15"/>
        </w:numPr>
        <w:pBdr>
          <w:top w:val="nil"/>
          <w:left w:val="nil"/>
          <w:bottom w:val="nil"/>
          <w:right w:val="nil"/>
          <w:between w:val="nil"/>
        </w:pBdr>
        <w:spacing w:after="120" w:line="240" w:lineRule="auto"/>
        <w:rPr>
          <w:b/>
          <w:color w:val="000000"/>
        </w:rPr>
      </w:pPr>
      <w:r w:rsidRPr="00B0262E">
        <w:rPr>
          <w:b/>
          <w:color w:val="000000"/>
        </w:rPr>
        <w:t xml:space="preserve">Diseño de BD </w:t>
      </w:r>
    </w:p>
    <w:p w14:paraId="0000002B" w14:textId="77777777" w:rsidR="003D7D50" w:rsidRPr="00B0262E" w:rsidRDefault="00000000">
      <w:pPr>
        <w:pBdr>
          <w:top w:val="nil"/>
          <w:left w:val="nil"/>
          <w:bottom w:val="nil"/>
          <w:right w:val="nil"/>
          <w:between w:val="nil"/>
        </w:pBdr>
        <w:spacing w:line="240" w:lineRule="auto"/>
        <w:ind w:left="567"/>
        <w:rPr>
          <w:color w:val="000000"/>
        </w:rPr>
      </w:pPr>
      <w:r w:rsidRPr="00B0262E">
        <w:rPr>
          <w:color w:val="000000"/>
        </w:rPr>
        <w:t>2.1 Conceptos del modelo relacional - tipos de relaciones</w:t>
      </w:r>
    </w:p>
    <w:p w14:paraId="0000002C" w14:textId="77777777" w:rsidR="003D7D50" w:rsidRPr="00B0262E" w:rsidRDefault="00000000">
      <w:pPr>
        <w:pBdr>
          <w:top w:val="nil"/>
          <w:left w:val="nil"/>
          <w:bottom w:val="nil"/>
          <w:right w:val="nil"/>
          <w:between w:val="nil"/>
        </w:pBdr>
        <w:spacing w:line="240" w:lineRule="auto"/>
        <w:ind w:left="567"/>
        <w:rPr>
          <w:color w:val="000000"/>
        </w:rPr>
      </w:pPr>
      <w:r w:rsidRPr="00B0262E">
        <w:rPr>
          <w:color w:val="000000"/>
        </w:rPr>
        <w:t>2.2 Llaves primarias y foráneas</w:t>
      </w:r>
    </w:p>
    <w:p w14:paraId="0000002D" w14:textId="00AB6EA1" w:rsidR="003D7D50" w:rsidRPr="00B0262E" w:rsidRDefault="00000000">
      <w:pPr>
        <w:pBdr>
          <w:top w:val="nil"/>
          <w:left w:val="nil"/>
          <w:bottom w:val="nil"/>
          <w:right w:val="nil"/>
          <w:between w:val="nil"/>
        </w:pBdr>
        <w:spacing w:line="240" w:lineRule="auto"/>
        <w:ind w:left="567"/>
        <w:rPr>
          <w:color w:val="000000"/>
        </w:rPr>
      </w:pPr>
      <w:r w:rsidRPr="00B0262E">
        <w:rPr>
          <w:color w:val="000000"/>
        </w:rPr>
        <w:t>2.3 Etapas del diseño, modelo entidad</w:t>
      </w:r>
      <w:r w:rsidR="00F60A5A" w:rsidRPr="00B0262E">
        <w:rPr>
          <w:color w:val="000000"/>
        </w:rPr>
        <w:t>/</w:t>
      </w:r>
      <w:r w:rsidRPr="00B0262E">
        <w:rPr>
          <w:color w:val="000000"/>
        </w:rPr>
        <w:t>relación</w:t>
      </w:r>
    </w:p>
    <w:p w14:paraId="0000002E" w14:textId="77777777" w:rsidR="003D7D50" w:rsidRPr="00B0262E" w:rsidRDefault="00000000">
      <w:pPr>
        <w:pBdr>
          <w:top w:val="nil"/>
          <w:left w:val="nil"/>
          <w:bottom w:val="nil"/>
          <w:right w:val="nil"/>
          <w:between w:val="nil"/>
        </w:pBdr>
        <w:spacing w:line="240" w:lineRule="auto"/>
        <w:ind w:left="567"/>
        <w:rPr>
          <w:color w:val="000000"/>
        </w:rPr>
      </w:pPr>
      <w:r w:rsidRPr="00B0262E">
        <w:rPr>
          <w:color w:val="000000"/>
        </w:rPr>
        <w:t>2.4 Normalización</w:t>
      </w:r>
    </w:p>
    <w:p w14:paraId="0000002F" w14:textId="77777777" w:rsidR="003D7D50" w:rsidRPr="00B0262E" w:rsidRDefault="00000000">
      <w:pPr>
        <w:pBdr>
          <w:top w:val="nil"/>
          <w:left w:val="nil"/>
          <w:bottom w:val="nil"/>
          <w:right w:val="nil"/>
          <w:between w:val="nil"/>
        </w:pBdr>
        <w:spacing w:line="240" w:lineRule="auto"/>
        <w:ind w:left="567"/>
        <w:rPr>
          <w:color w:val="000000"/>
        </w:rPr>
      </w:pPr>
      <w:r w:rsidRPr="00B0262E">
        <w:rPr>
          <w:color w:val="000000"/>
        </w:rPr>
        <w:t>2.5 Cardinalidad</w:t>
      </w:r>
    </w:p>
    <w:p w14:paraId="00000030" w14:textId="77777777" w:rsidR="003D7D50" w:rsidRPr="00B0262E" w:rsidRDefault="003D7D50">
      <w:pPr>
        <w:pBdr>
          <w:top w:val="nil"/>
          <w:left w:val="nil"/>
          <w:bottom w:val="nil"/>
          <w:right w:val="nil"/>
          <w:between w:val="nil"/>
        </w:pBdr>
        <w:spacing w:line="240" w:lineRule="auto"/>
        <w:ind w:left="567"/>
        <w:rPr>
          <w:color w:val="000000"/>
        </w:rPr>
      </w:pPr>
    </w:p>
    <w:p w14:paraId="00000031" w14:textId="77777777" w:rsidR="003D7D50" w:rsidRPr="00B0262E" w:rsidRDefault="00000000">
      <w:pPr>
        <w:numPr>
          <w:ilvl w:val="0"/>
          <w:numId w:val="15"/>
        </w:numPr>
        <w:pBdr>
          <w:top w:val="nil"/>
          <w:left w:val="nil"/>
          <w:bottom w:val="nil"/>
          <w:right w:val="nil"/>
          <w:between w:val="nil"/>
        </w:pBdr>
        <w:spacing w:line="240" w:lineRule="auto"/>
        <w:rPr>
          <w:b/>
          <w:color w:val="000000"/>
        </w:rPr>
      </w:pPr>
      <w:r w:rsidRPr="00B0262E">
        <w:rPr>
          <w:b/>
          <w:color w:val="000000"/>
        </w:rPr>
        <w:t>Herramientas de modelado de BD</w:t>
      </w:r>
    </w:p>
    <w:p w14:paraId="00000032" w14:textId="5C8E694E" w:rsidR="003D7D50" w:rsidRDefault="003D7D50">
      <w:pPr>
        <w:pBdr>
          <w:top w:val="nil"/>
          <w:left w:val="nil"/>
          <w:bottom w:val="nil"/>
          <w:right w:val="nil"/>
          <w:between w:val="nil"/>
        </w:pBdr>
        <w:spacing w:after="120" w:line="240" w:lineRule="auto"/>
        <w:rPr>
          <w:ins w:id="0" w:author="ELSA CRISTINA ARENAS MARTINEZ" w:date="2022-09-20T17:30:00Z"/>
          <w:color w:val="000000"/>
        </w:rPr>
      </w:pPr>
    </w:p>
    <w:p w14:paraId="5E6AB46B" w14:textId="2C361A52" w:rsidR="00FC3AD9" w:rsidRPr="00B0262E" w:rsidRDefault="00FC3AD9">
      <w:pPr>
        <w:pBdr>
          <w:top w:val="nil"/>
          <w:left w:val="nil"/>
          <w:bottom w:val="nil"/>
          <w:right w:val="nil"/>
          <w:between w:val="nil"/>
        </w:pBdr>
        <w:spacing w:after="120" w:line="240" w:lineRule="auto"/>
        <w:rPr>
          <w:color w:val="000000"/>
        </w:rPr>
      </w:pPr>
      <w:ins w:id="1" w:author="ELSA CRISTINA ARENAS MARTINEZ" w:date="2022-09-20T17:30:00Z">
        <w:r>
          <w:rPr>
            <w:color w:val="000000"/>
          </w:rPr>
          <w:t>Introducción</w:t>
        </w:r>
      </w:ins>
    </w:p>
    <w:tbl>
      <w:tblPr>
        <w:tblStyle w:val="a3"/>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3D7D50" w:rsidRPr="00B0262E" w14:paraId="3E15088C" w14:textId="77777777">
        <w:trPr>
          <w:trHeight w:val="444"/>
        </w:trPr>
        <w:tc>
          <w:tcPr>
            <w:tcW w:w="15690" w:type="dxa"/>
            <w:shd w:val="clear" w:color="auto" w:fill="8DB3E2"/>
          </w:tcPr>
          <w:p w14:paraId="00000033" w14:textId="77777777" w:rsidR="003D7D50" w:rsidRPr="00B0262E" w:rsidRDefault="00000000">
            <w:pPr>
              <w:pStyle w:val="Ttulo1"/>
              <w:jc w:val="center"/>
              <w:outlineLvl w:val="0"/>
              <w:rPr>
                <w:sz w:val="22"/>
                <w:szCs w:val="22"/>
              </w:rPr>
            </w:pPr>
            <w:r w:rsidRPr="00B0262E">
              <w:rPr>
                <w:sz w:val="22"/>
                <w:szCs w:val="22"/>
              </w:rPr>
              <w:t>Cuadro de texto</w:t>
            </w:r>
          </w:p>
        </w:tc>
      </w:tr>
      <w:tr w:rsidR="003D7D50" w:rsidRPr="00B0262E" w14:paraId="47F5B2CF" w14:textId="77777777">
        <w:tc>
          <w:tcPr>
            <w:tcW w:w="15690" w:type="dxa"/>
          </w:tcPr>
          <w:p w14:paraId="52C60033" w14:textId="5E8D9320" w:rsidR="001D4663" w:rsidRPr="00FC3AD9" w:rsidRDefault="00000000" w:rsidP="001D4663">
            <w:pPr>
              <w:spacing w:after="120"/>
              <w:jc w:val="both"/>
              <w:rPr>
                <w:strike/>
                <w:rPrChange w:id="2" w:author="ELSA CRISTINA ARENAS MARTINEZ" w:date="2022-09-20T17:30:00Z">
                  <w:rPr/>
                </w:rPrChange>
              </w:rPr>
            </w:pPr>
            <w:r w:rsidRPr="00FC3AD9">
              <w:rPr>
                <w:strike/>
                <w:rPrChange w:id="3" w:author="ELSA CRISTINA ARENAS MARTINEZ" w:date="2022-09-20T17:30:00Z">
                  <w:rPr/>
                </w:rPrChange>
              </w:rPr>
              <w:t>E</w:t>
            </w:r>
            <w:r w:rsidR="0044439E" w:rsidRPr="00FC3AD9">
              <w:rPr>
                <w:strike/>
                <w:rPrChange w:id="4" w:author="ELSA CRISTINA ARENAS MARTINEZ" w:date="2022-09-20T17:30:00Z">
                  <w:rPr/>
                </w:rPrChange>
              </w:rPr>
              <w:t xml:space="preserve">ste </w:t>
            </w:r>
            <w:r w:rsidR="00F60A5A" w:rsidRPr="00FC3AD9">
              <w:rPr>
                <w:strike/>
                <w:rPrChange w:id="5" w:author="ELSA CRISTINA ARENAS MARTINEZ" w:date="2022-09-20T17:30:00Z">
                  <w:rPr/>
                </w:rPrChange>
              </w:rPr>
              <w:t>documento</w:t>
            </w:r>
            <w:r w:rsidRPr="00FC3AD9">
              <w:rPr>
                <w:strike/>
                <w:rPrChange w:id="6" w:author="ELSA CRISTINA ARENAS MARTINEZ" w:date="2022-09-20T17:30:00Z">
                  <w:rPr/>
                </w:rPrChange>
              </w:rPr>
              <w:t xml:space="preserve"> </w:t>
            </w:r>
            <w:r w:rsidR="00E8671C" w:rsidRPr="00FC3AD9">
              <w:rPr>
                <w:strike/>
                <w:rPrChange w:id="7" w:author="ELSA CRISTINA ARENAS MARTINEZ" w:date="2022-09-20T17:30:00Z">
                  <w:rPr/>
                </w:rPrChange>
              </w:rPr>
              <w:t>tiene como propósito apoyar el</w:t>
            </w:r>
            <w:r w:rsidRPr="00FC3AD9">
              <w:rPr>
                <w:strike/>
                <w:rPrChange w:id="8" w:author="ELSA CRISTINA ARENAS MARTINEZ" w:date="2022-09-20T17:30:00Z">
                  <w:rPr/>
                </w:rPrChange>
              </w:rPr>
              <w:t xml:space="preserve"> diseño y la construcción del modelo entidad/relación</w:t>
            </w:r>
            <w:r w:rsidR="00E8671C" w:rsidRPr="00FC3AD9">
              <w:rPr>
                <w:strike/>
                <w:rPrChange w:id="9" w:author="ELSA CRISTINA ARENAS MARTINEZ" w:date="2022-09-20T17:30:00Z">
                  <w:rPr/>
                </w:rPrChange>
              </w:rPr>
              <w:t xml:space="preserve"> y contiene temáticas</w:t>
            </w:r>
            <w:r w:rsidR="001D4663" w:rsidRPr="00FC3AD9">
              <w:rPr>
                <w:strike/>
                <w:rPrChange w:id="10" w:author="ELSA CRISTINA ARENAS MARTINEZ" w:date="2022-09-20T17:30:00Z">
                  <w:rPr/>
                </w:rPrChange>
              </w:rPr>
              <w:t xml:space="preserve"> indispensables para el conocimiento y desempeño del </w:t>
            </w:r>
            <w:r w:rsidR="001D4663" w:rsidRPr="00FC3AD9">
              <w:rPr>
                <w:strike/>
                <w:color w:val="000000"/>
                <w:rPrChange w:id="11" w:author="ELSA CRISTINA ARENAS MARTINEZ" w:date="2022-09-20T17:30:00Z">
                  <w:rPr>
                    <w:color w:val="000000"/>
                  </w:rPr>
                </w:rPrChange>
              </w:rPr>
              <w:t>t</w:t>
            </w:r>
            <w:r w:rsidRPr="00FC3AD9">
              <w:rPr>
                <w:strike/>
                <w:color w:val="000000"/>
                <w:rPrChange w:id="12" w:author="ELSA CRISTINA ARENAS MARTINEZ" w:date="2022-09-20T17:30:00Z">
                  <w:rPr>
                    <w:color w:val="000000"/>
                  </w:rPr>
                </w:rPrChange>
              </w:rPr>
              <w:t xml:space="preserve">ecnólogo en </w:t>
            </w:r>
            <w:r w:rsidR="001D4663" w:rsidRPr="00FC3AD9">
              <w:rPr>
                <w:strike/>
                <w:color w:val="000000"/>
                <w:rPrChange w:id="13" w:author="ELSA CRISTINA ARENAS MARTINEZ" w:date="2022-09-20T17:30:00Z">
                  <w:rPr>
                    <w:color w:val="000000"/>
                  </w:rPr>
                </w:rPrChange>
              </w:rPr>
              <w:t>I</w:t>
            </w:r>
            <w:r w:rsidRPr="00FC3AD9">
              <w:rPr>
                <w:strike/>
                <w:color w:val="000000"/>
                <w:rPrChange w:id="14" w:author="ELSA CRISTINA ARENAS MARTINEZ" w:date="2022-09-20T17:30:00Z">
                  <w:rPr>
                    <w:color w:val="000000"/>
                  </w:rPr>
                </w:rPrChange>
              </w:rPr>
              <w:t>mplementación y gestión de bases de datos</w:t>
            </w:r>
            <w:r w:rsidRPr="00FC3AD9">
              <w:rPr>
                <w:strike/>
                <w:sz w:val="24"/>
                <w:szCs w:val="24"/>
                <w:rPrChange w:id="15" w:author="ELSA CRISTINA ARENAS MARTINEZ" w:date="2022-09-20T17:30:00Z">
                  <w:rPr>
                    <w:sz w:val="24"/>
                    <w:szCs w:val="24"/>
                  </w:rPr>
                </w:rPrChange>
              </w:rPr>
              <w:t>.</w:t>
            </w:r>
            <w:r w:rsidRPr="00FC3AD9">
              <w:rPr>
                <w:strike/>
                <w:rPrChange w:id="16" w:author="ELSA CRISTINA ARENAS MARTINEZ" w:date="2022-09-20T17:30:00Z">
                  <w:rPr/>
                </w:rPrChange>
              </w:rPr>
              <w:t xml:space="preserve"> </w:t>
            </w:r>
          </w:p>
          <w:p w14:paraId="5FD5755E" w14:textId="15CAAF30" w:rsidR="00FC3AD9" w:rsidRDefault="00FC3AD9" w:rsidP="00FC3AD9">
            <w:pPr>
              <w:rPr>
                <w:ins w:id="17" w:author="ELSA CRISTINA ARENAS MARTINEZ" w:date="2022-09-20T17:30:00Z"/>
                <w:color w:val="000000"/>
              </w:rPr>
            </w:pPr>
            <w:bookmarkStart w:id="18" w:name="_Hlk114588570"/>
            <w:ins w:id="19" w:author="ELSA CRISTINA ARENAS MARTINEZ" w:date="2022-09-20T17:30:00Z">
              <w:r w:rsidRPr="00FC3AD9">
                <w:rPr>
                  <w:color w:val="000000"/>
                  <w:highlight w:val="yellow"/>
                  <w:rPrChange w:id="20" w:author="ELSA CRISTINA ARENAS MARTINEZ" w:date="2022-09-20T17:30:00Z">
                    <w:rPr>
                      <w:color w:val="000000"/>
                    </w:rPr>
                  </w:rPrChange>
                </w:rPr>
                <w:t>Bienvenido estimado aprendiz, el presente componente formativo contiene información sobre la evolución de las bases de datos, los diferentes tipos que encontramos, así como también información sobre el diseño de bases de dato</w:t>
              </w:r>
            </w:ins>
            <w:ins w:id="21" w:author="ELSA CRISTINA ARENAS MARTINEZ" w:date="2022-09-20T19:31:00Z">
              <w:r w:rsidR="00991201">
                <w:rPr>
                  <w:color w:val="000000"/>
                  <w:highlight w:val="yellow"/>
                </w:rPr>
                <w:t>s</w:t>
              </w:r>
            </w:ins>
            <w:ins w:id="22" w:author="ELSA CRISTINA ARENAS MARTINEZ" w:date="2022-09-20T17:30:00Z">
              <w:r w:rsidRPr="00FC3AD9">
                <w:rPr>
                  <w:color w:val="000000"/>
                  <w:highlight w:val="yellow"/>
                  <w:rPrChange w:id="23" w:author="ELSA CRISTINA ARENAS MARTINEZ" w:date="2022-09-20T17:30:00Z">
                    <w:rPr>
                      <w:color w:val="000000"/>
                    </w:rPr>
                  </w:rPrChange>
                </w:rPr>
                <w:t>. Les invito a ver el video de presentación para identificar el contexto de aprendizaje.</w:t>
              </w:r>
            </w:ins>
          </w:p>
          <w:bookmarkEnd w:id="18"/>
          <w:p w14:paraId="00000034" w14:textId="1DAFAB11" w:rsidR="003D7D50" w:rsidRPr="00B0262E" w:rsidRDefault="003D7D50" w:rsidP="001D4663">
            <w:pPr>
              <w:spacing w:after="120"/>
              <w:jc w:val="both"/>
            </w:pPr>
          </w:p>
        </w:tc>
      </w:tr>
    </w:tbl>
    <w:p w14:paraId="00000035" w14:textId="77777777" w:rsidR="003D7D50" w:rsidRPr="00B0262E" w:rsidRDefault="003D7D50">
      <w:pPr>
        <w:pBdr>
          <w:top w:val="nil"/>
          <w:left w:val="nil"/>
          <w:bottom w:val="nil"/>
          <w:right w:val="nil"/>
          <w:between w:val="nil"/>
        </w:pBdr>
        <w:spacing w:after="120" w:line="240" w:lineRule="auto"/>
        <w:rPr>
          <w:color w:val="000000"/>
        </w:rPr>
      </w:pPr>
    </w:p>
    <w:p w14:paraId="00000036" w14:textId="77777777" w:rsidR="003D7D50" w:rsidRPr="00B0262E" w:rsidRDefault="003D7D50">
      <w:pPr>
        <w:pBdr>
          <w:top w:val="nil"/>
          <w:left w:val="nil"/>
          <w:bottom w:val="nil"/>
          <w:right w:val="nil"/>
          <w:between w:val="nil"/>
        </w:pBdr>
        <w:spacing w:after="120" w:line="240" w:lineRule="auto"/>
        <w:rPr>
          <w:color w:val="000000"/>
        </w:rPr>
      </w:pPr>
    </w:p>
    <w:p w14:paraId="00000037" w14:textId="77777777" w:rsidR="003D7D50" w:rsidRPr="00B0262E" w:rsidRDefault="003D7D50">
      <w:pPr>
        <w:pBdr>
          <w:top w:val="nil"/>
          <w:left w:val="nil"/>
          <w:bottom w:val="nil"/>
          <w:right w:val="nil"/>
          <w:between w:val="nil"/>
        </w:pBdr>
        <w:spacing w:after="120" w:line="240" w:lineRule="auto"/>
        <w:rPr>
          <w:color w:val="000000"/>
        </w:rPr>
      </w:pPr>
    </w:p>
    <w:p w14:paraId="00000038" w14:textId="77777777" w:rsidR="003D7D50" w:rsidRPr="00B0262E" w:rsidRDefault="003D7D50">
      <w:pPr>
        <w:pBdr>
          <w:top w:val="nil"/>
          <w:left w:val="nil"/>
          <w:bottom w:val="nil"/>
          <w:right w:val="nil"/>
          <w:between w:val="nil"/>
        </w:pBdr>
        <w:spacing w:after="120" w:line="240" w:lineRule="auto"/>
        <w:rPr>
          <w:color w:val="000000"/>
        </w:rPr>
      </w:pPr>
    </w:p>
    <w:p w14:paraId="00000039" w14:textId="77777777" w:rsidR="003D7D50" w:rsidRPr="00B0262E" w:rsidRDefault="003D7D50">
      <w:pPr>
        <w:pBdr>
          <w:top w:val="nil"/>
          <w:left w:val="nil"/>
          <w:bottom w:val="nil"/>
          <w:right w:val="nil"/>
          <w:between w:val="nil"/>
        </w:pBdr>
        <w:spacing w:after="120" w:line="240" w:lineRule="auto"/>
        <w:rPr>
          <w:color w:val="000000"/>
        </w:rPr>
      </w:pPr>
    </w:p>
    <w:p w14:paraId="0000003A" w14:textId="77777777" w:rsidR="003D7D50" w:rsidRPr="00B0262E" w:rsidRDefault="003D7D50">
      <w:pPr>
        <w:pBdr>
          <w:top w:val="nil"/>
          <w:left w:val="nil"/>
          <w:bottom w:val="nil"/>
          <w:right w:val="nil"/>
          <w:between w:val="nil"/>
        </w:pBdr>
        <w:spacing w:after="120" w:line="240" w:lineRule="auto"/>
        <w:rPr>
          <w:color w:val="000000"/>
        </w:rPr>
      </w:pPr>
    </w:p>
    <w:p w14:paraId="0000003B" w14:textId="77777777" w:rsidR="003D7D50" w:rsidRPr="00B0262E" w:rsidRDefault="003D7D50">
      <w:pPr>
        <w:pBdr>
          <w:top w:val="nil"/>
          <w:left w:val="nil"/>
          <w:bottom w:val="nil"/>
          <w:right w:val="nil"/>
          <w:between w:val="nil"/>
        </w:pBdr>
        <w:spacing w:after="120" w:line="240" w:lineRule="auto"/>
        <w:rPr>
          <w:color w:val="000000"/>
        </w:rPr>
      </w:pPr>
    </w:p>
    <w:tbl>
      <w:tblPr>
        <w:tblStyle w:val="a4"/>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37D981C5" w14:textId="77777777">
        <w:trPr>
          <w:trHeight w:val="580"/>
        </w:trPr>
        <w:tc>
          <w:tcPr>
            <w:tcW w:w="1676" w:type="dxa"/>
            <w:shd w:val="clear" w:color="auto" w:fill="C9DAF8"/>
            <w:tcMar>
              <w:top w:w="100" w:type="dxa"/>
              <w:left w:w="100" w:type="dxa"/>
              <w:bottom w:w="100" w:type="dxa"/>
              <w:right w:w="100" w:type="dxa"/>
            </w:tcMar>
          </w:tcPr>
          <w:p w14:paraId="0000003C" w14:textId="77777777" w:rsidR="003D7D50" w:rsidRPr="00B0262E" w:rsidRDefault="00000000">
            <w:pPr>
              <w:widowControl w:val="0"/>
              <w:pBdr>
                <w:top w:val="nil"/>
                <w:left w:val="nil"/>
                <w:bottom w:val="nil"/>
                <w:right w:val="nil"/>
                <w:between w:val="nil"/>
              </w:pBdr>
              <w:spacing w:line="240" w:lineRule="auto"/>
            </w:pPr>
            <w:r w:rsidRPr="00B0262E">
              <w:t>Tipo de recurso</w:t>
            </w:r>
          </w:p>
        </w:tc>
        <w:tc>
          <w:tcPr>
            <w:tcW w:w="14025" w:type="dxa"/>
            <w:shd w:val="clear" w:color="auto" w:fill="C9DAF8"/>
            <w:tcMar>
              <w:top w:w="100" w:type="dxa"/>
              <w:left w:w="100" w:type="dxa"/>
              <w:bottom w:w="100" w:type="dxa"/>
              <w:right w:w="100" w:type="dxa"/>
            </w:tcMar>
          </w:tcPr>
          <w:p w14:paraId="0000003D" w14:textId="77777777" w:rsidR="003D7D50" w:rsidRPr="00B0262E" w:rsidRDefault="00000000">
            <w:pPr>
              <w:pStyle w:val="Ttulo"/>
              <w:jc w:val="center"/>
              <w:rPr>
                <w:sz w:val="22"/>
                <w:szCs w:val="22"/>
              </w:rPr>
            </w:pPr>
            <w:bookmarkStart w:id="24" w:name="_heading=h.gjdgxs" w:colFirst="0" w:colLast="0"/>
            <w:bookmarkEnd w:id="24"/>
            <w:r w:rsidRPr="00B0262E">
              <w:rPr>
                <w:sz w:val="22"/>
                <w:szCs w:val="22"/>
              </w:rPr>
              <w:t xml:space="preserve">Video </w:t>
            </w:r>
            <w:proofErr w:type="spellStart"/>
            <w:r w:rsidRPr="00B0262E">
              <w:rPr>
                <w:sz w:val="22"/>
                <w:szCs w:val="22"/>
              </w:rPr>
              <w:t>motion</w:t>
            </w:r>
            <w:proofErr w:type="spellEnd"/>
          </w:p>
        </w:tc>
      </w:tr>
      <w:tr w:rsidR="003D7D50" w:rsidRPr="00B0262E" w14:paraId="72D13426" w14:textId="77777777">
        <w:trPr>
          <w:trHeight w:val="420"/>
        </w:trPr>
        <w:tc>
          <w:tcPr>
            <w:tcW w:w="15701" w:type="dxa"/>
            <w:gridSpan w:val="2"/>
            <w:shd w:val="clear" w:color="auto" w:fill="auto"/>
            <w:tcMar>
              <w:top w:w="100" w:type="dxa"/>
              <w:left w:w="100" w:type="dxa"/>
              <w:bottom w:w="100" w:type="dxa"/>
              <w:right w:w="100" w:type="dxa"/>
            </w:tcMar>
          </w:tcPr>
          <w:p w14:paraId="0000003E" w14:textId="769AE9C3" w:rsidR="003D7D50" w:rsidRPr="00B0262E" w:rsidRDefault="004D5E01">
            <w:pPr>
              <w:spacing w:after="120" w:line="240" w:lineRule="auto"/>
              <w:jc w:val="both"/>
            </w:pPr>
            <w:r w:rsidRPr="00B0262E">
              <w:t>A continuación, se muestra el video de presentación de las temáticas abordadas, es recomendable observarlo con atención:</w:t>
            </w:r>
          </w:p>
          <w:p w14:paraId="3008E1EB" w14:textId="77777777" w:rsidR="002F6BE8" w:rsidRPr="00B0262E" w:rsidRDefault="002F6BE8">
            <w:pPr>
              <w:spacing w:after="120" w:line="240" w:lineRule="auto"/>
              <w:jc w:val="both"/>
              <w:rPr>
                <w:b/>
              </w:rPr>
            </w:pPr>
          </w:p>
          <w:p w14:paraId="0000003F" w14:textId="1FAC1E4A" w:rsidR="003D7D50" w:rsidRPr="00B0262E" w:rsidRDefault="00000000">
            <w:pPr>
              <w:spacing w:after="120" w:line="240" w:lineRule="auto"/>
              <w:ind w:left="5424"/>
            </w:pPr>
            <w:sdt>
              <w:sdtPr>
                <w:tag w:val="goog_rdk_0"/>
                <w:id w:val="-683358313"/>
                <w:showingPlcHdr/>
              </w:sdtPr>
              <w:sdtContent>
                <w:r w:rsidR="0044439E" w:rsidRPr="00B0262E">
                  <w:t xml:space="preserve">     </w:t>
                </w:r>
              </w:sdtContent>
            </w:sdt>
            <w:r w:rsidRPr="00B0262E">
              <w:rPr>
                <w:noProof/>
              </w:rPr>
              <mc:AlternateContent>
                <mc:Choice Requires="wps">
                  <w:drawing>
                    <wp:inline distT="0" distB="0" distL="0" distR="0" wp14:anchorId="71CB74DC" wp14:editId="1EEACBEF">
                      <wp:extent cx="3886200" cy="594632"/>
                      <wp:effectExtent l="0" t="0" r="0" b="0"/>
                      <wp:docPr id="123" name="Rectángulo 123"/>
                      <wp:cNvGraphicFramePr/>
                      <a:graphic xmlns:a="http://schemas.openxmlformats.org/drawingml/2006/main">
                        <a:graphicData uri="http://schemas.microsoft.com/office/word/2010/wordprocessingShape">
                          <wps:wsp>
                            <wps:cNvSpPr/>
                            <wps:spPr>
                              <a:xfrm>
                                <a:off x="0" y="0"/>
                                <a:ext cx="3886200" cy="594632"/>
                              </a:xfrm>
                              <a:prstGeom prst="rect">
                                <a:avLst/>
                              </a:prstGeom>
                              <a:solidFill>
                                <a:schemeClr val="accent6"/>
                              </a:solidFill>
                              <a:ln>
                                <a:noFill/>
                              </a:ln>
                            </wps:spPr>
                            <wps:txbx>
                              <w:txbxContent>
                                <w:p w14:paraId="6C309068" w14:textId="77777777" w:rsidR="003D7D50" w:rsidRPr="007051EA" w:rsidRDefault="00000000">
                                  <w:pPr>
                                    <w:spacing w:line="275" w:lineRule="auto"/>
                                    <w:jc w:val="center"/>
                                    <w:textDirection w:val="btLr"/>
                                  </w:pPr>
                                  <w:r w:rsidRPr="00EC1D69">
                                    <w:rPr>
                                      <w:color w:val="000000"/>
                                    </w:rPr>
                                    <w:t>Video</w:t>
                                  </w:r>
                                </w:p>
                                <w:p w14:paraId="1E20E04B" w14:textId="77777777" w:rsidR="003D7D50" w:rsidRPr="007051EA" w:rsidRDefault="00000000">
                                  <w:pPr>
                                    <w:spacing w:line="275" w:lineRule="auto"/>
                                    <w:jc w:val="center"/>
                                    <w:textDirection w:val="btLr"/>
                                  </w:pPr>
                                  <w:r w:rsidRPr="00EC1D69">
                                    <w:rPr>
                                      <w:color w:val="000000"/>
                                    </w:rPr>
                                    <w:t xml:space="preserve">Guion Presentación </w:t>
                                  </w:r>
                                </w:p>
                              </w:txbxContent>
                            </wps:txbx>
                            <wps:bodyPr spcFirstLastPara="1" wrap="square" lIns="91425" tIns="45700" rIns="91425" bIns="45700" anchor="ctr" anchorCtr="0">
                              <a:noAutofit/>
                            </wps:bodyPr>
                          </wps:wsp>
                        </a:graphicData>
                      </a:graphic>
                    </wp:inline>
                  </w:drawing>
                </mc:Choice>
                <mc:Fallback>
                  <w:pict>
                    <v:rect w14:anchorId="71CB74DC" id="Rectángulo 123" o:spid="_x0000_s1026" style="width:306pt;height:46.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" fillcolor="#f79646 [3209]" stroked="f">
                      <v:textbox inset="2.53958mm,1.2694mm,2.53958mm,1.2694mm">
                        <w:txbxContent>
                          <w:p w14:paraId="6C309068" w14:textId="77777777" w:rsidR="003D7D50" w:rsidRPr="007051EA" w:rsidRDefault="00000000">
                            <w:pPr>
                              <w:spacing w:line="275" w:lineRule="auto"/>
                              <w:jc w:val="center"/>
                              <w:textDirection w:val="btLr"/>
                            </w:pPr>
                            <w:r w:rsidRPr="00EC1D69">
                              <w:rPr>
                                <w:color w:val="000000"/>
                              </w:rPr>
                              <w:t>Video</w:t>
                            </w:r>
                          </w:p>
                          <w:p w14:paraId="1E20E04B" w14:textId="77777777" w:rsidR="003D7D50" w:rsidRPr="007051EA" w:rsidRDefault="00000000">
                            <w:pPr>
                              <w:spacing w:line="275" w:lineRule="auto"/>
                              <w:jc w:val="center"/>
                              <w:textDirection w:val="btLr"/>
                            </w:pPr>
                            <w:r w:rsidRPr="00EC1D69">
                              <w:rPr>
                                <w:color w:val="000000"/>
                              </w:rPr>
                              <w:t xml:space="preserve">Guion Presentación </w:t>
                            </w:r>
                          </w:p>
                        </w:txbxContent>
                      </v:textbox>
                      <w10:anchorlock/>
                    </v:rect>
                  </w:pict>
                </mc:Fallback>
              </mc:AlternateContent>
            </w:r>
          </w:p>
          <w:p w14:paraId="00000040" w14:textId="77777777" w:rsidR="003D7D50" w:rsidRPr="00B0262E" w:rsidRDefault="003D7D50">
            <w:pPr>
              <w:widowControl w:val="0"/>
              <w:pBdr>
                <w:top w:val="nil"/>
                <w:left w:val="nil"/>
                <w:bottom w:val="nil"/>
                <w:right w:val="nil"/>
                <w:between w:val="nil"/>
              </w:pBdr>
              <w:spacing w:line="240" w:lineRule="auto"/>
              <w:rPr>
                <w:color w:val="B7B7B7"/>
              </w:rPr>
            </w:pPr>
          </w:p>
        </w:tc>
      </w:tr>
    </w:tbl>
    <w:p w14:paraId="00000043" w14:textId="77777777" w:rsidR="003D7D50" w:rsidRPr="00B0262E" w:rsidRDefault="003D7D50">
      <w:pPr>
        <w:spacing w:after="120" w:line="240" w:lineRule="auto"/>
      </w:pPr>
      <w:bookmarkStart w:id="25" w:name="_heading=h.30j0zll" w:colFirst="0" w:colLast="0"/>
      <w:bookmarkEnd w:id="25"/>
    </w:p>
    <w:p w14:paraId="00000044" w14:textId="7660A7ED" w:rsidR="003D7D50" w:rsidRPr="00B0262E" w:rsidRDefault="007051EA">
      <w:pPr>
        <w:spacing w:after="120" w:line="240" w:lineRule="auto"/>
        <w:rPr>
          <w:b/>
        </w:rPr>
      </w:pPr>
      <w:r w:rsidRPr="00B0262E">
        <w:rPr>
          <w:b/>
        </w:rPr>
        <w:t>Desarrollo de contenidos</w:t>
      </w:r>
    </w:p>
    <w:p w14:paraId="00000045" w14:textId="3A5631EC" w:rsidR="003D7D50" w:rsidRPr="00B0262E" w:rsidRDefault="00000000">
      <w:pPr>
        <w:spacing w:after="120" w:line="240" w:lineRule="auto"/>
        <w:jc w:val="both"/>
        <w:rPr>
          <w:b/>
          <w:bCs/>
          <w:sz w:val="28"/>
          <w:szCs w:val="28"/>
        </w:rPr>
      </w:pPr>
      <w:r w:rsidRPr="00B0262E">
        <w:rPr>
          <w:b/>
          <w:bCs/>
        </w:rPr>
        <w:t xml:space="preserve">1. Introducción a </w:t>
      </w:r>
      <w:r w:rsidR="002D0255" w:rsidRPr="00B0262E">
        <w:rPr>
          <w:b/>
          <w:bCs/>
        </w:rPr>
        <w:t xml:space="preserve">los </w:t>
      </w:r>
      <w:r w:rsidRPr="00B0262E">
        <w:rPr>
          <w:b/>
          <w:bCs/>
        </w:rPr>
        <w:t>sistemas de BD</w:t>
      </w:r>
    </w:p>
    <w:tbl>
      <w:tblPr>
        <w:tblStyle w:val="a5"/>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5ECA9555" w14:textId="77777777">
        <w:trPr>
          <w:trHeight w:val="580"/>
        </w:trPr>
        <w:tc>
          <w:tcPr>
            <w:tcW w:w="1676" w:type="dxa"/>
            <w:shd w:val="clear" w:color="auto" w:fill="C9DAF8"/>
            <w:tcMar>
              <w:top w:w="100" w:type="dxa"/>
              <w:left w:w="100" w:type="dxa"/>
              <w:bottom w:w="100" w:type="dxa"/>
              <w:right w:w="100" w:type="dxa"/>
            </w:tcMar>
          </w:tcPr>
          <w:p w14:paraId="00000046" w14:textId="77777777" w:rsidR="003D7D50" w:rsidRPr="00B0262E" w:rsidRDefault="00000000">
            <w:pPr>
              <w:widowControl w:val="0"/>
              <w:pBdr>
                <w:top w:val="nil"/>
                <w:left w:val="nil"/>
                <w:bottom w:val="nil"/>
                <w:right w:val="nil"/>
                <w:between w:val="nil"/>
              </w:pBdr>
              <w:spacing w:line="240" w:lineRule="auto"/>
            </w:pPr>
            <w:r w:rsidRPr="00B0262E">
              <w:t>Tipo de recurso</w:t>
            </w:r>
          </w:p>
        </w:tc>
        <w:tc>
          <w:tcPr>
            <w:tcW w:w="14025" w:type="dxa"/>
            <w:shd w:val="clear" w:color="auto" w:fill="C9DAF8"/>
            <w:tcMar>
              <w:top w:w="100" w:type="dxa"/>
              <w:left w:w="100" w:type="dxa"/>
              <w:bottom w:w="100" w:type="dxa"/>
              <w:right w:w="100" w:type="dxa"/>
            </w:tcMar>
          </w:tcPr>
          <w:p w14:paraId="00000047" w14:textId="77777777" w:rsidR="003D7D50" w:rsidRPr="00B0262E" w:rsidRDefault="00000000">
            <w:pPr>
              <w:pStyle w:val="Ttulo"/>
              <w:jc w:val="center"/>
              <w:rPr>
                <w:sz w:val="22"/>
                <w:szCs w:val="22"/>
              </w:rPr>
            </w:pPr>
            <w:r w:rsidRPr="00B0262E">
              <w:rPr>
                <w:sz w:val="22"/>
                <w:szCs w:val="22"/>
              </w:rPr>
              <w:t>Cuadro de texto</w:t>
            </w:r>
          </w:p>
        </w:tc>
      </w:tr>
      <w:tr w:rsidR="003D7D50" w:rsidRPr="00B0262E" w14:paraId="1CCFBDB7" w14:textId="77777777">
        <w:trPr>
          <w:trHeight w:val="420"/>
        </w:trPr>
        <w:tc>
          <w:tcPr>
            <w:tcW w:w="15701" w:type="dxa"/>
            <w:gridSpan w:val="2"/>
            <w:shd w:val="clear" w:color="auto" w:fill="auto"/>
            <w:tcMar>
              <w:top w:w="100" w:type="dxa"/>
              <w:left w:w="100" w:type="dxa"/>
              <w:bottom w:w="100" w:type="dxa"/>
              <w:right w:w="100" w:type="dxa"/>
            </w:tcMar>
          </w:tcPr>
          <w:p w14:paraId="00000049" w14:textId="79685F83" w:rsidR="003D7D50" w:rsidRPr="00B0262E" w:rsidRDefault="00E60A99">
            <w:pPr>
              <w:spacing w:after="120" w:line="240" w:lineRule="auto"/>
              <w:jc w:val="both"/>
            </w:pPr>
            <w:r w:rsidRPr="00B0262E">
              <w:rPr>
                <w:bCs/>
              </w:rPr>
              <w:t>Un</w:t>
            </w:r>
            <w:r w:rsidR="00496B69" w:rsidRPr="00B0262E">
              <w:rPr>
                <w:bCs/>
              </w:rPr>
              <w:t>a</w:t>
            </w:r>
            <w:r w:rsidRPr="00B0262E">
              <w:rPr>
                <w:bCs/>
              </w:rPr>
              <w:t xml:space="preserve"> de las</w:t>
            </w:r>
            <w:r w:rsidR="00496B69" w:rsidRPr="00B0262E">
              <w:rPr>
                <w:bCs/>
              </w:rPr>
              <w:t xml:space="preserve"> grandes metas de las organizaciones </w:t>
            </w:r>
            <w:r w:rsidR="0087620F" w:rsidRPr="00B0262E">
              <w:rPr>
                <w:bCs/>
              </w:rPr>
              <w:t>a nivel mundial</w:t>
            </w:r>
            <w:r w:rsidR="00CB461D" w:rsidRPr="00B0262E">
              <w:rPr>
                <w:bCs/>
              </w:rPr>
              <w:t>,</w:t>
            </w:r>
            <w:r w:rsidR="0087620F" w:rsidRPr="00B0262E">
              <w:rPr>
                <w:bCs/>
              </w:rPr>
              <w:t xml:space="preserve"> </w:t>
            </w:r>
            <w:r w:rsidR="00496B69" w:rsidRPr="00B0262E">
              <w:t>en el mercado internacional</w:t>
            </w:r>
            <w:r w:rsidR="00CB461D" w:rsidRPr="00B0262E">
              <w:t>,</w:t>
            </w:r>
            <w:r w:rsidRPr="00B0262E">
              <w:t xml:space="preserve"> es </w:t>
            </w:r>
            <w:r w:rsidR="00496B69" w:rsidRPr="00B0262E">
              <w:t xml:space="preserve">mostrar competitividad y eficiencia </w:t>
            </w:r>
            <w:r w:rsidR="0024557A" w:rsidRPr="00B0262E">
              <w:t>para</w:t>
            </w:r>
            <w:r w:rsidR="00496B69" w:rsidRPr="00B0262E">
              <w:t xml:space="preserve"> sostenerse </w:t>
            </w:r>
            <w:r w:rsidR="0024557A" w:rsidRPr="00B0262E">
              <w:t xml:space="preserve">y así </w:t>
            </w:r>
            <w:r w:rsidR="0087620F" w:rsidRPr="00B0262E">
              <w:t>alcanzar</w:t>
            </w:r>
            <w:r w:rsidR="0024557A" w:rsidRPr="00B0262E">
              <w:t xml:space="preserve"> </w:t>
            </w:r>
            <w:r w:rsidR="008B146B" w:rsidRPr="00B0262E">
              <w:t xml:space="preserve">el </w:t>
            </w:r>
            <w:r w:rsidR="00496B69" w:rsidRPr="00B0262E">
              <w:t>crecimiento mercantil.</w:t>
            </w:r>
            <w:r w:rsidR="00CB461D" w:rsidRPr="00B0262E">
              <w:t xml:space="preserve"> </w:t>
            </w:r>
            <w:r w:rsidR="00496B69" w:rsidRPr="00B0262E">
              <w:t>Para conseguir esta meta</w:t>
            </w:r>
            <w:r w:rsidR="00BA0DCD" w:rsidRPr="00B0262E">
              <w:t xml:space="preserve"> se debe tener</w:t>
            </w:r>
            <w:r w:rsidR="00496B69" w:rsidRPr="00B0262E">
              <w:t xml:space="preserve"> en cuenta la gran demanda de datos y la necesidad de gestionarlos</w:t>
            </w:r>
            <w:r w:rsidR="008B146B" w:rsidRPr="00B0262E">
              <w:t>;</w:t>
            </w:r>
            <w:r w:rsidR="00496B69" w:rsidRPr="00B0262E">
              <w:t xml:space="preserve"> </w:t>
            </w:r>
            <w:r w:rsidR="000A2290" w:rsidRPr="00B0262E">
              <w:t xml:space="preserve">es </w:t>
            </w:r>
            <w:r w:rsidR="008B146B" w:rsidRPr="00B0262E">
              <w:t>así</w:t>
            </w:r>
            <w:r w:rsidR="000A2290" w:rsidRPr="00B0262E">
              <w:t xml:space="preserve"> como, </w:t>
            </w:r>
            <w:r w:rsidR="003A505B" w:rsidRPr="00B0262E">
              <w:t>la implementación</w:t>
            </w:r>
            <w:r w:rsidR="00496B69" w:rsidRPr="00B0262E">
              <w:t xml:space="preserve"> del sistema de gestión de bases de datos (SGBD)</w:t>
            </w:r>
            <w:r w:rsidR="008B146B" w:rsidRPr="00B0262E">
              <w:t>,</w:t>
            </w:r>
            <w:r w:rsidR="00496B69" w:rsidRPr="00B0262E">
              <w:t xml:space="preserve"> </w:t>
            </w:r>
            <w:r w:rsidR="000A2290" w:rsidRPr="00B0262E">
              <w:t>se convierte</w:t>
            </w:r>
            <w:r w:rsidR="00496B69" w:rsidRPr="00B0262E">
              <w:t xml:space="preserve"> </w:t>
            </w:r>
            <w:r w:rsidR="000A2290" w:rsidRPr="00B0262E">
              <w:t xml:space="preserve">en una </w:t>
            </w:r>
            <w:r w:rsidR="00496B69" w:rsidRPr="00B0262E">
              <w:t xml:space="preserve">herramienta imprescindible para el respetivo manejo de los datos, </w:t>
            </w:r>
            <w:r w:rsidR="000A2290" w:rsidRPr="00B0262E">
              <w:t>evidenciando</w:t>
            </w:r>
            <w:r w:rsidR="00496B69" w:rsidRPr="00B0262E">
              <w:t xml:space="preserve"> un crecimiento en la gestión de los</w:t>
            </w:r>
            <w:r w:rsidR="00E13ACD" w:rsidRPr="00B0262E">
              <w:t xml:space="preserve"> mismos</w:t>
            </w:r>
            <w:r w:rsidR="00496B69" w:rsidRPr="00B0262E">
              <w:t xml:space="preserve"> y</w:t>
            </w:r>
            <w:r w:rsidR="00E13ACD" w:rsidRPr="00B0262E">
              <w:t xml:space="preserve"> mejorando</w:t>
            </w:r>
            <w:r w:rsidR="00496B69" w:rsidRPr="00B0262E">
              <w:t xml:space="preserve"> </w:t>
            </w:r>
            <w:r w:rsidR="00771A07" w:rsidRPr="00B0262E">
              <w:t>la</w:t>
            </w:r>
            <w:r w:rsidR="00496B69" w:rsidRPr="00B0262E">
              <w:t xml:space="preserve"> eficiencia para </w:t>
            </w:r>
            <w:r w:rsidR="00771A07" w:rsidRPr="00B0262E">
              <w:t>su</w:t>
            </w:r>
            <w:r w:rsidR="00496B69" w:rsidRPr="00B0262E">
              <w:t xml:space="preserve"> utilización en la</w:t>
            </w:r>
            <w:r w:rsidR="00E13ACD" w:rsidRPr="00B0262E">
              <w:t xml:space="preserve"> </w:t>
            </w:r>
            <w:r w:rsidR="00496B69" w:rsidRPr="00B0262E">
              <w:t>toma de decisiones.</w:t>
            </w:r>
          </w:p>
          <w:p w14:paraId="0000004A" w14:textId="378AA5E0" w:rsidR="003D7D50" w:rsidRPr="00B0262E" w:rsidRDefault="00000000">
            <w:pPr>
              <w:spacing w:after="120" w:line="240" w:lineRule="auto"/>
              <w:jc w:val="both"/>
            </w:pPr>
            <w:r w:rsidRPr="00B0262E">
              <w:t xml:space="preserve">Las bases de datos </w:t>
            </w:r>
            <w:r w:rsidR="00AE28B6" w:rsidRPr="00B0262E">
              <w:t>son</w:t>
            </w:r>
            <w:r w:rsidRPr="00B0262E">
              <w:t xml:space="preserve"> activos intangibles m</w:t>
            </w:r>
            <w:r w:rsidR="00AE28B6" w:rsidRPr="00B0262E">
              <w:t>uy</w:t>
            </w:r>
            <w:r w:rsidRPr="00B0262E">
              <w:t xml:space="preserve"> importantes para la organización, </w:t>
            </w:r>
            <w:r w:rsidR="00AE28B6" w:rsidRPr="00B0262E">
              <w:t xml:space="preserve">en ellas </w:t>
            </w:r>
            <w:r w:rsidRPr="00B0262E">
              <w:t>se almacena la gran mayoría de la información obtenida de los resultados del negocio en términos de costos, márgenes del mercado, ventas, clientes, rentabilidad</w:t>
            </w:r>
            <w:r w:rsidR="008F1D89" w:rsidRPr="00B0262E">
              <w:t xml:space="preserve"> y</w:t>
            </w:r>
            <w:r w:rsidRPr="00B0262E">
              <w:t xml:space="preserve"> proveedores, etc. </w:t>
            </w:r>
            <w:r w:rsidR="008F1D89" w:rsidRPr="00B0262E">
              <w:t>Estas disponen de información estratégica</w:t>
            </w:r>
            <w:r w:rsidR="001E3674" w:rsidRPr="00B0262E">
              <w:t xml:space="preserve">, </w:t>
            </w:r>
            <w:r w:rsidR="008F1D89" w:rsidRPr="00B0262E">
              <w:t>que además es protegida por la ley</w:t>
            </w:r>
            <w:r w:rsidR="00C204D5" w:rsidRPr="00B0262E">
              <w:t>;</w:t>
            </w:r>
            <w:r w:rsidR="008F1D89" w:rsidRPr="00B0262E">
              <w:t xml:space="preserve"> es por ello que, </w:t>
            </w:r>
            <w:r w:rsidRPr="00B0262E">
              <w:t>la disponibilidad de dicha información sin control</w:t>
            </w:r>
            <w:r w:rsidR="00F17AE2" w:rsidRPr="00B0262E">
              <w:t xml:space="preserve">, </w:t>
            </w:r>
            <w:r w:rsidRPr="00B0262E">
              <w:t>podría provocar sanciones y la pérdida de credibilidad ante los clientes.</w:t>
            </w:r>
          </w:p>
          <w:p w14:paraId="0000004B" w14:textId="315B2588" w:rsidR="003D7D50" w:rsidRPr="00B0262E" w:rsidRDefault="00000000">
            <w:pPr>
              <w:spacing w:after="120" w:line="240" w:lineRule="auto"/>
              <w:jc w:val="both"/>
            </w:pPr>
            <w:r w:rsidRPr="00B0262E">
              <w:t xml:space="preserve">En la actualidad la información operativa y estratégica </w:t>
            </w:r>
            <w:r w:rsidR="007F63CF" w:rsidRPr="00B0262E">
              <w:t>de la que</w:t>
            </w:r>
            <w:r w:rsidRPr="00B0262E">
              <w:t xml:space="preserve"> dispone una empresa, se encuentra estructurada en bases de datos</w:t>
            </w:r>
            <w:r w:rsidR="00F72DF1" w:rsidRPr="00B0262E">
              <w:t>.</w:t>
            </w:r>
            <w:r w:rsidR="00221FAA" w:rsidRPr="00B0262E">
              <w:t xml:space="preserve"> </w:t>
            </w:r>
            <w:r w:rsidR="00F72DF1" w:rsidRPr="00B0262E">
              <w:t>T</w:t>
            </w:r>
            <w:r w:rsidRPr="00B0262E">
              <w:t>eniendo en cuenta que estos sistemas de gestión</w:t>
            </w:r>
            <w:r w:rsidR="00AC79F1" w:rsidRPr="00B0262E">
              <w:t xml:space="preserve"> </w:t>
            </w:r>
            <w:r w:rsidRPr="00B0262E">
              <w:t>manipulan, operan</w:t>
            </w:r>
            <w:r w:rsidR="00F72DF1" w:rsidRPr="00B0262E">
              <w:t xml:space="preserve"> y</w:t>
            </w:r>
            <w:r w:rsidRPr="00B0262E">
              <w:t xml:space="preserve"> </w:t>
            </w:r>
            <w:r w:rsidR="00DF7B65" w:rsidRPr="00B0262E">
              <w:t>administran</w:t>
            </w:r>
            <w:r w:rsidRPr="00B0262E">
              <w:t xml:space="preserve"> cada un</w:t>
            </w:r>
            <w:r w:rsidR="00F72DF1" w:rsidRPr="00B0262E">
              <w:t>o</w:t>
            </w:r>
            <w:r w:rsidRPr="00B0262E">
              <w:t xml:space="preserve"> de los datos e información </w:t>
            </w:r>
            <w:r w:rsidR="007F63CF" w:rsidRPr="00B0262E">
              <w:t>valiosa</w:t>
            </w:r>
            <w:r w:rsidRPr="00B0262E">
              <w:t xml:space="preserve"> de la </w:t>
            </w:r>
            <w:r w:rsidR="00F72DF1" w:rsidRPr="00B0262E">
              <w:t>organización, gran parte del presupuesto</w:t>
            </w:r>
            <w:r w:rsidR="007F63CF" w:rsidRPr="00B0262E">
              <w:t xml:space="preserve"> se</w:t>
            </w:r>
            <w:r w:rsidR="00F72DF1" w:rsidRPr="00B0262E">
              <w:t xml:space="preserve"> inv</w:t>
            </w:r>
            <w:r w:rsidR="007F63CF" w:rsidRPr="00B0262E">
              <w:t>i</w:t>
            </w:r>
            <w:r w:rsidR="00F72DF1" w:rsidRPr="00B0262E">
              <w:t>ert</w:t>
            </w:r>
            <w:r w:rsidR="007F63CF" w:rsidRPr="00B0262E">
              <w:t>e</w:t>
            </w:r>
            <w:r w:rsidR="00F72DF1" w:rsidRPr="00B0262E">
              <w:t xml:space="preserve"> en BD, tanto en </w:t>
            </w:r>
            <w:r w:rsidRPr="00B0262E">
              <w:t>copias de seguridad, actualizaciones, mejorar</w:t>
            </w:r>
            <w:r w:rsidR="00AB419C" w:rsidRPr="00B0262E">
              <w:t>as d</w:t>
            </w:r>
            <w:r w:rsidRPr="00B0262E">
              <w:t>el rendimiento, accesibilidad</w:t>
            </w:r>
            <w:r w:rsidR="00F72DF1" w:rsidRPr="00B0262E">
              <w:t>,</w:t>
            </w:r>
            <w:r w:rsidRPr="00B0262E">
              <w:t xml:space="preserve"> </w:t>
            </w:r>
            <w:r w:rsidR="00F72DF1" w:rsidRPr="00B0262E">
              <w:t xml:space="preserve">como </w:t>
            </w:r>
            <w:r w:rsidRPr="00B0262E">
              <w:t xml:space="preserve">en el cuidado de la calidad de los datos. Un objetivo crucial para el </w:t>
            </w:r>
            <w:r w:rsidRPr="00B0262E">
              <w:rPr>
                <w:i/>
                <w:iCs/>
              </w:rPr>
              <w:t>C</w:t>
            </w:r>
            <w:r w:rsidR="00F72DF1" w:rsidRPr="00B0262E">
              <w:rPr>
                <w:i/>
                <w:iCs/>
              </w:rPr>
              <w:t>E</w:t>
            </w:r>
            <w:r w:rsidRPr="00B0262E">
              <w:rPr>
                <w:i/>
                <w:iCs/>
              </w:rPr>
              <w:t>O</w:t>
            </w:r>
            <w:r w:rsidRPr="00B0262E">
              <w:t xml:space="preserve"> de la compañía es garantizar la gestión en las bases de datos, </w:t>
            </w:r>
            <w:r w:rsidR="00AB419C" w:rsidRPr="00B0262E">
              <w:t xml:space="preserve">ya que </w:t>
            </w:r>
            <w:r w:rsidRPr="00B0262E">
              <w:t xml:space="preserve">es </w:t>
            </w:r>
            <w:r w:rsidR="004C2F12" w:rsidRPr="00B0262E">
              <w:t>primordial</w:t>
            </w:r>
            <w:r w:rsidRPr="00B0262E">
              <w:t xml:space="preserve"> para ejecutar el rol de soporte de las diferentes infraestructuras y procesos que garantiza</w:t>
            </w:r>
            <w:r w:rsidR="004C2F12" w:rsidRPr="00B0262E">
              <w:t xml:space="preserve">n </w:t>
            </w:r>
            <w:r w:rsidR="00AB419C" w:rsidRPr="00B0262E">
              <w:t>sus</w:t>
            </w:r>
            <w:r w:rsidRPr="00B0262E">
              <w:t xml:space="preserve"> activos.</w:t>
            </w:r>
          </w:p>
          <w:p w14:paraId="0000004C" w14:textId="77777777" w:rsidR="003D7D50" w:rsidRPr="00B0262E" w:rsidRDefault="00000000">
            <w:pPr>
              <w:spacing w:after="120" w:line="240" w:lineRule="auto"/>
              <w:ind w:left="720"/>
              <w:jc w:val="center"/>
            </w:pPr>
            <w:r w:rsidRPr="00B0262E">
              <w:rPr>
                <w:noProof/>
              </w:rPr>
              <w:lastRenderedPageBreak/>
              <w:drawing>
                <wp:inline distT="0" distB="0" distL="0" distR="0" wp14:anchorId="65309DCE" wp14:editId="1522C726">
                  <wp:extent cx="2580343" cy="1709591"/>
                  <wp:effectExtent l="0" t="0" r="0" b="0"/>
                  <wp:docPr id="153" name="image19.jpg" descr="Gratis Dos Papeles De Impresora Blancos Cerca De Macbook En Superficie Marrón Foto de stock"/>
                  <wp:cNvGraphicFramePr/>
                  <a:graphic xmlns:a="http://schemas.openxmlformats.org/drawingml/2006/main">
                    <a:graphicData uri="http://schemas.openxmlformats.org/drawingml/2006/picture">
                      <pic:pic xmlns:pic="http://schemas.openxmlformats.org/drawingml/2006/picture">
                        <pic:nvPicPr>
                          <pic:cNvPr id="0" name="image19.jpg" descr="Gratis Dos Papeles De Impresora Blancos Cerca De Macbook En Superficie Marrón Foto de stock"/>
                          <pic:cNvPicPr preferRelativeResize="0"/>
                        </pic:nvPicPr>
                        <pic:blipFill>
                          <a:blip r:embed="rId9"/>
                          <a:srcRect/>
                          <a:stretch>
                            <a:fillRect/>
                          </a:stretch>
                        </pic:blipFill>
                        <pic:spPr>
                          <a:xfrm>
                            <a:off x="0" y="0"/>
                            <a:ext cx="2580343" cy="1709591"/>
                          </a:xfrm>
                          <a:prstGeom prst="rect">
                            <a:avLst/>
                          </a:prstGeom>
                          <a:ln/>
                        </pic:spPr>
                      </pic:pic>
                    </a:graphicData>
                  </a:graphic>
                </wp:inline>
              </w:drawing>
            </w:r>
          </w:p>
          <w:p w14:paraId="0000004D" w14:textId="77777777" w:rsidR="003D7D50" w:rsidRPr="00B0262E" w:rsidRDefault="00000000">
            <w:pPr>
              <w:spacing w:after="120" w:line="240" w:lineRule="auto"/>
              <w:ind w:left="720"/>
              <w:jc w:val="center"/>
            </w:pPr>
            <w:r w:rsidRPr="00B0262E">
              <w:t xml:space="preserve">Imagen de referencia </w:t>
            </w:r>
            <w:hyperlink r:id="rId10">
              <w:r w:rsidRPr="00B0262E">
                <w:rPr>
                  <w:color w:val="0000FF"/>
                  <w:u w:val="single"/>
                </w:rPr>
                <w:t>https://cutt.ly/AXEX3br</w:t>
              </w:r>
            </w:hyperlink>
            <w:r w:rsidRPr="00B0262E">
              <w:t xml:space="preserve"> </w:t>
            </w:r>
          </w:p>
          <w:p w14:paraId="0000004E" w14:textId="77777777" w:rsidR="003D7D50" w:rsidRPr="00B0262E" w:rsidRDefault="00000000">
            <w:pPr>
              <w:spacing w:after="120" w:line="240" w:lineRule="auto"/>
              <w:ind w:left="720"/>
              <w:jc w:val="center"/>
            </w:pPr>
            <w:r w:rsidRPr="00E92458">
              <w:rPr>
                <w:color w:val="000000"/>
              </w:rPr>
              <w:t>228130_i1</w:t>
            </w:r>
          </w:p>
        </w:tc>
      </w:tr>
    </w:tbl>
    <w:p w14:paraId="00000050" w14:textId="77777777" w:rsidR="003D7D50" w:rsidRPr="00B0262E" w:rsidRDefault="00000000">
      <w:pPr>
        <w:spacing w:after="120" w:line="240" w:lineRule="auto"/>
      </w:pPr>
      <w:r w:rsidRPr="00B0262E">
        <w:lastRenderedPageBreak/>
        <w:tab/>
      </w:r>
    </w:p>
    <w:p w14:paraId="00000051" w14:textId="77777777" w:rsidR="003D7D50" w:rsidRPr="00B0262E" w:rsidRDefault="00000000">
      <w:pPr>
        <w:spacing w:after="120" w:line="240" w:lineRule="auto"/>
        <w:rPr>
          <w:bCs/>
        </w:rPr>
      </w:pPr>
      <w:r w:rsidRPr="00B0262E">
        <w:rPr>
          <w:bCs/>
        </w:rPr>
        <w:t>1.1. Conceptos generales sobre BD</w:t>
      </w:r>
    </w:p>
    <w:tbl>
      <w:tblPr>
        <w:tblStyle w:val="a6"/>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3D7D50" w:rsidRPr="00B0262E" w14:paraId="68ADD52B" w14:textId="77777777">
        <w:trPr>
          <w:trHeight w:val="444"/>
        </w:trPr>
        <w:tc>
          <w:tcPr>
            <w:tcW w:w="15690" w:type="dxa"/>
            <w:shd w:val="clear" w:color="auto" w:fill="8DB3E2"/>
          </w:tcPr>
          <w:p w14:paraId="00000052" w14:textId="77777777" w:rsidR="003D7D50" w:rsidRPr="00B0262E" w:rsidRDefault="00000000">
            <w:pPr>
              <w:pStyle w:val="Ttulo1"/>
              <w:jc w:val="center"/>
              <w:outlineLvl w:val="0"/>
              <w:rPr>
                <w:sz w:val="22"/>
                <w:szCs w:val="22"/>
              </w:rPr>
            </w:pPr>
            <w:bookmarkStart w:id="26" w:name="_heading=h.1fob9te" w:colFirst="0" w:colLast="0"/>
            <w:bookmarkEnd w:id="26"/>
            <w:r w:rsidRPr="00B0262E">
              <w:rPr>
                <w:sz w:val="22"/>
                <w:szCs w:val="22"/>
              </w:rPr>
              <w:t>Cuadro de texto</w:t>
            </w:r>
          </w:p>
        </w:tc>
      </w:tr>
      <w:tr w:rsidR="003D7D50" w:rsidRPr="00B0262E" w14:paraId="6FD7BB98" w14:textId="77777777">
        <w:tc>
          <w:tcPr>
            <w:tcW w:w="15690" w:type="dxa"/>
          </w:tcPr>
          <w:p w14:paraId="00000054" w14:textId="04A51586" w:rsidR="003D7D50" w:rsidRPr="00B0262E" w:rsidRDefault="00000000" w:rsidP="00EC1D69">
            <w:pPr>
              <w:spacing w:after="120"/>
              <w:jc w:val="both"/>
              <w:rPr>
                <w:color w:val="BFBFBF"/>
              </w:rPr>
            </w:pPr>
            <w:r w:rsidRPr="00B0262E">
              <w:t>Como primera medida de</w:t>
            </w:r>
            <w:r w:rsidR="0060498F" w:rsidRPr="00B0262E">
              <w:t>be</w:t>
            </w:r>
            <w:r w:rsidRPr="00B0262E">
              <w:t xml:space="preserve"> definir</w:t>
            </w:r>
            <w:r w:rsidR="0060498F" w:rsidRPr="00B0262E">
              <w:t>se</w:t>
            </w:r>
            <w:r w:rsidRPr="00B0262E">
              <w:t xml:space="preserve"> el término “base de datos”, </w:t>
            </w:r>
            <w:r w:rsidR="0060498F" w:rsidRPr="00B0262E">
              <w:t xml:space="preserve">este </w:t>
            </w:r>
            <w:r w:rsidRPr="00B0262E">
              <w:t>es un conjunto de datos clasificados metódicamente y correlaciones entre ellos, con el propósito de lograr una eficiencia y valor de esos datos.</w:t>
            </w:r>
            <w:r w:rsidR="00EA135A" w:rsidRPr="00B0262E">
              <w:t xml:space="preserve"> </w:t>
            </w:r>
            <w:r w:rsidRPr="00B0262E">
              <w:t>“Una base de datos es un conjunto de datos almacenados en memoria externa que están organizados mediante una estructura de datos” (Marqués, 2010).</w:t>
            </w:r>
          </w:p>
        </w:tc>
      </w:tr>
    </w:tbl>
    <w:p w14:paraId="00000055" w14:textId="77777777" w:rsidR="003D7D50" w:rsidRPr="00B0262E" w:rsidRDefault="003D7D50">
      <w:pPr>
        <w:spacing w:after="120" w:line="240" w:lineRule="auto"/>
        <w:rPr>
          <w:b/>
        </w:rPr>
      </w:pPr>
    </w:p>
    <w:p w14:paraId="00000056" w14:textId="77777777" w:rsidR="003D7D50" w:rsidRPr="00B0262E" w:rsidRDefault="00000000">
      <w:pPr>
        <w:spacing w:after="120" w:line="240" w:lineRule="auto"/>
        <w:jc w:val="both"/>
        <w:rPr>
          <w:bCs/>
        </w:rPr>
      </w:pPr>
      <w:r w:rsidRPr="00B0262E">
        <w:rPr>
          <w:bCs/>
        </w:rPr>
        <w:t>Origen de las Bases de Datos</w:t>
      </w:r>
    </w:p>
    <w:tbl>
      <w:tblPr>
        <w:tblStyle w:val="a7"/>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6982"/>
        <w:gridCol w:w="7160"/>
      </w:tblGrid>
      <w:tr w:rsidR="003D7D50" w:rsidRPr="00B0262E" w14:paraId="4244A26A" w14:textId="77777777">
        <w:trPr>
          <w:trHeight w:val="580"/>
        </w:trPr>
        <w:tc>
          <w:tcPr>
            <w:tcW w:w="1560" w:type="dxa"/>
            <w:shd w:val="clear" w:color="auto" w:fill="C9DAF8"/>
            <w:tcMar>
              <w:top w:w="100" w:type="dxa"/>
              <w:left w:w="100" w:type="dxa"/>
              <w:bottom w:w="100" w:type="dxa"/>
              <w:right w:w="100" w:type="dxa"/>
            </w:tcMar>
          </w:tcPr>
          <w:p w14:paraId="00000057" w14:textId="77777777" w:rsidR="003D7D50" w:rsidRPr="00B0262E" w:rsidRDefault="00000000">
            <w:pPr>
              <w:widowControl w:val="0"/>
              <w:spacing w:line="240" w:lineRule="auto"/>
              <w:jc w:val="center"/>
              <w:rPr>
                <w:b/>
              </w:rPr>
            </w:pPr>
            <w:r w:rsidRPr="00B0262E">
              <w:rPr>
                <w:b/>
              </w:rPr>
              <w:t>Tipo de recurso</w:t>
            </w:r>
          </w:p>
        </w:tc>
        <w:tc>
          <w:tcPr>
            <w:tcW w:w="14142" w:type="dxa"/>
            <w:gridSpan w:val="2"/>
            <w:shd w:val="clear" w:color="auto" w:fill="C9DAF8"/>
            <w:tcMar>
              <w:top w:w="100" w:type="dxa"/>
              <w:left w:w="100" w:type="dxa"/>
              <w:bottom w:w="100" w:type="dxa"/>
              <w:right w:w="100" w:type="dxa"/>
            </w:tcMar>
          </w:tcPr>
          <w:p w14:paraId="00000058" w14:textId="77777777" w:rsidR="003D7D50" w:rsidRPr="00B0262E" w:rsidRDefault="00000000">
            <w:pPr>
              <w:pStyle w:val="Ttulo"/>
              <w:widowControl w:val="0"/>
              <w:spacing w:line="240" w:lineRule="auto"/>
              <w:jc w:val="center"/>
              <w:rPr>
                <w:sz w:val="22"/>
                <w:szCs w:val="22"/>
              </w:rPr>
            </w:pPr>
            <w:r w:rsidRPr="00B0262E">
              <w:rPr>
                <w:sz w:val="22"/>
                <w:szCs w:val="22"/>
              </w:rPr>
              <w:t>Slider Hitos/ Línea de tiempo horizontal</w:t>
            </w:r>
          </w:p>
        </w:tc>
      </w:tr>
      <w:tr w:rsidR="003D7D50" w:rsidRPr="00B0262E" w14:paraId="5E17A16F" w14:textId="77777777">
        <w:trPr>
          <w:trHeight w:val="420"/>
        </w:trPr>
        <w:tc>
          <w:tcPr>
            <w:tcW w:w="1560" w:type="dxa"/>
            <w:shd w:val="clear" w:color="auto" w:fill="auto"/>
            <w:tcMar>
              <w:top w:w="100" w:type="dxa"/>
              <w:left w:w="100" w:type="dxa"/>
              <w:bottom w:w="100" w:type="dxa"/>
              <w:right w:w="100" w:type="dxa"/>
            </w:tcMar>
          </w:tcPr>
          <w:p w14:paraId="0000005A" w14:textId="77777777" w:rsidR="003D7D50" w:rsidRPr="00B0262E" w:rsidRDefault="00000000">
            <w:pPr>
              <w:widowControl w:val="0"/>
              <w:spacing w:line="240" w:lineRule="auto"/>
              <w:rPr>
                <w:b/>
              </w:rPr>
            </w:pPr>
            <w:r w:rsidRPr="00B0262E">
              <w:rPr>
                <w:b/>
              </w:rPr>
              <w:t>Introducción</w:t>
            </w:r>
          </w:p>
        </w:tc>
        <w:tc>
          <w:tcPr>
            <w:tcW w:w="14142" w:type="dxa"/>
            <w:gridSpan w:val="2"/>
            <w:shd w:val="clear" w:color="auto" w:fill="auto"/>
            <w:tcMar>
              <w:top w:w="100" w:type="dxa"/>
              <w:left w:w="100" w:type="dxa"/>
              <w:bottom w:w="100" w:type="dxa"/>
              <w:right w:w="100" w:type="dxa"/>
            </w:tcMar>
          </w:tcPr>
          <w:p w14:paraId="0000005B" w14:textId="063CC486" w:rsidR="003D7D50" w:rsidRPr="00B0262E" w:rsidRDefault="00000000">
            <w:pPr>
              <w:widowControl w:val="0"/>
              <w:spacing w:line="240" w:lineRule="auto"/>
            </w:pPr>
            <w:r w:rsidRPr="00B0262E">
              <w:t>A continuación, se explica</w:t>
            </w:r>
            <w:r w:rsidR="008F7900" w:rsidRPr="00B0262E">
              <w:t xml:space="preserve"> cronológicamente</w:t>
            </w:r>
            <w:r w:rsidRPr="00B0262E">
              <w:t xml:space="preserve"> el origen de las </w:t>
            </w:r>
            <w:r w:rsidR="008F7900" w:rsidRPr="00B0262E">
              <w:t>b</w:t>
            </w:r>
            <w:r w:rsidRPr="00B0262E">
              <w:t xml:space="preserve">ases de </w:t>
            </w:r>
            <w:r w:rsidR="008F7900" w:rsidRPr="00B0262E">
              <w:t>d</w:t>
            </w:r>
            <w:r w:rsidRPr="00B0262E">
              <w:t>atos:</w:t>
            </w:r>
          </w:p>
        </w:tc>
      </w:tr>
      <w:tr w:rsidR="003D7D50" w:rsidRPr="00B0262E" w14:paraId="4B9912DD" w14:textId="77777777">
        <w:trPr>
          <w:trHeight w:val="420"/>
        </w:trPr>
        <w:tc>
          <w:tcPr>
            <w:tcW w:w="1560" w:type="dxa"/>
            <w:shd w:val="clear" w:color="auto" w:fill="auto"/>
            <w:tcMar>
              <w:top w:w="100" w:type="dxa"/>
              <w:left w:w="100" w:type="dxa"/>
              <w:bottom w:w="100" w:type="dxa"/>
              <w:right w:w="100" w:type="dxa"/>
            </w:tcMar>
          </w:tcPr>
          <w:p w14:paraId="0000005D" w14:textId="77777777" w:rsidR="003D7D50" w:rsidRPr="00B0262E" w:rsidRDefault="00000000">
            <w:pPr>
              <w:widowControl w:val="0"/>
              <w:spacing w:line="240" w:lineRule="auto"/>
              <w:rPr>
                <w:b/>
                <w:color w:val="666666"/>
              </w:rPr>
            </w:pPr>
            <w:r w:rsidRPr="00B0262E">
              <w:rPr>
                <w:b/>
                <w:color w:val="000000" w:themeColor="text1"/>
              </w:rPr>
              <w:lastRenderedPageBreak/>
              <w:t>Orígenes</w:t>
            </w:r>
          </w:p>
        </w:tc>
        <w:tc>
          <w:tcPr>
            <w:tcW w:w="6982" w:type="dxa"/>
            <w:shd w:val="clear" w:color="auto" w:fill="auto"/>
            <w:tcMar>
              <w:top w:w="100" w:type="dxa"/>
              <w:left w:w="100" w:type="dxa"/>
              <w:bottom w:w="100" w:type="dxa"/>
              <w:right w:w="100" w:type="dxa"/>
            </w:tcMar>
          </w:tcPr>
          <w:p w14:paraId="486E0219" w14:textId="644C012C" w:rsidR="000F4763" w:rsidRPr="00B0262E" w:rsidRDefault="00000000">
            <w:pPr>
              <w:widowControl w:val="0"/>
              <w:spacing w:line="240" w:lineRule="auto"/>
            </w:pPr>
            <w:r w:rsidRPr="00B0262E">
              <w:t>Los orígenes de las bases de datos provienen de la antigüedad, normalmente se manejaba</w:t>
            </w:r>
            <w:r w:rsidR="00EE2E39" w:rsidRPr="00B0262E">
              <w:t>n</w:t>
            </w:r>
            <w:r w:rsidRPr="00B0262E">
              <w:t xml:space="preserve"> en especies de bibliotecas y registros, </w:t>
            </w:r>
            <w:r w:rsidR="006C236B" w:rsidRPr="00B0262E">
              <w:t xml:space="preserve">que </w:t>
            </w:r>
            <w:r w:rsidRPr="00B0262E">
              <w:t>eran utilizados</w:t>
            </w:r>
            <w:r w:rsidR="006C236B" w:rsidRPr="00B0262E">
              <w:t>,</w:t>
            </w:r>
            <w:r w:rsidRPr="00B0262E">
              <w:t xml:space="preserve"> en gran parte</w:t>
            </w:r>
            <w:r w:rsidR="006C236B" w:rsidRPr="00B0262E">
              <w:t>,</w:t>
            </w:r>
            <w:r w:rsidRPr="00B0262E">
              <w:t xml:space="preserve"> para recolectar información de las cosechas y censos. </w:t>
            </w:r>
            <w:r w:rsidR="006C236B" w:rsidRPr="00B0262E">
              <w:t xml:space="preserve">Sin embargo, </w:t>
            </w:r>
            <w:r w:rsidRPr="00B0262E">
              <w:t>el método empleado era tedioso e ineficaz</w:t>
            </w:r>
            <w:r w:rsidR="00DC674B" w:rsidRPr="00B0262E">
              <w:t xml:space="preserve"> y </w:t>
            </w:r>
            <w:r w:rsidR="006C236B" w:rsidRPr="00B0262E">
              <w:t xml:space="preserve">el proceso era muy lento, </w:t>
            </w:r>
            <w:r w:rsidR="006E5FE5" w:rsidRPr="00B0262E">
              <w:t>ya que el trabajo se realizaba de forma manual</w:t>
            </w:r>
            <w:r w:rsidR="00517F50" w:rsidRPr="00B0262E">
              <w:t xml:space="preserve"> porque</w:t>
            </w:r>
            <w:r w:rsidR="006C236B" w:rsidRPr="00B0262E">
              <w:t xml:space="preserve"> no </w:t>
            </w:r>
            <w:r w:rsidR="00DC674B" w:rsidRPr="00B0262E">
              <w:t>existía</w:t>
            </w:r>
            <w:r w:rsidR="00D816E4" w:rsidRPr="00B0262E">
              <w:t>n</w:t>
            </w:r>
            <w:r w:rsidR="006C236B" w:rsidRPr="00B0262E">
              <w:t xml:space="preserve"> </w:t>
            </w:r>
            <w:r w:rsidR="00DC674B" w:rsidRPr="00B0262E">
              <w:t>máquinas</w:t>
            </w:r>
            <w:r w:rsidR="00D816E4" w:rsidRPr="00B0262E">
              <w:t xml:space="preserve"> </w:t>
            </w:r>
            <w:r w:rsidR="006C236B" w:rsidRPr="00B0262E">
              <w:t>para e</w:t>
            </w:r>
            <w:r w:rsidR="00E84720" w:rsidRPr="00B0262E">
              <w:t>llo</w:t>
            </w:r>
            <w:r w:rsidR="006E5FE5" w:rsidRPr="00B0262E">
              <w:t>.</w:t>
            </w:r>
          </w:p>
          <w:p w14:paraId="7F155005" w14:textId="77777777" w:rsidR="00453A2B" w:rsidRPr="00B0262E" w:rsidRDefault="00453A2B">
            <w:pPr>
              <w:widowControl w:val="0"/>
              <w:spacing w:line="240" w:lineRule="auto"/>
            </w:pPr>
          </w:p>
          <w:p w14:paraId="0000005F" w14:textId="399BDC64" w:rsidR="003D7D50" w:rsidRPr="00B0262E" w:rsidRDefault="00453A2B">
            <w:pPr>
              <w:widowControl w:val="0"/>
              <w:spacing w:line="240" w:lineRule="auto"/>
            </w:pPr>
            <w:r w:rsidRPr="00B0262E">
              <w:t>Luego</w:t>
            </w:r>
            <w:r w:rsidR="000F4763" w:rsidRPr="00B0262E">
              <w:t xml:space="preserve"> se</w:t>
            </w:r>
            <w:r w:rsidR="004A51B6" w:rsidRPr="00B0262E">
              <w:t xml:space="preserve"> utilizaron</w:t>
            </w:r>
            <w:r w:rsidR="000F4763" w:rsidRPr="00B0262E">
              <w:t xml:space="preserve"> sistemas de ficheros para acceder a la información. </w:t>
            </w:r>
            <w:r w:rsidRPr="00B0262E">
              <w:t>E</w:t>
            </w:r>
            <w:r w:rsidR="00E84720" w:rsidRPr="00B0262E">
              <w:t>st</w:t>
            </w:r>
            <w:r w:rsidRPr="00B0262E">
              <w:t xml:space="preserve">os sistemas fueron en su momento </w:t>
            </w:r>
            <w:r w:rsidR="003C0EE6" w:rsidRPr="00B0262E">
              <w:t>una</w:t>
            </w:r>
            <w:r w:rsidRPr="00B0262E">
              <w:t xml:space="preserve"> novedad</w:t>
            </w:r>
            <w:r w:rsidR="003E7D7F" w:rsidRPr="00B0262E">
              <w:t>,</w:t>
            </w:r>
            <w:r w:rsidRPr="00B0262E">
              <w:t xml:space="preserve"> reemplazando los archivadores manuales y proporcionando una forma más eficaz de acceder a los datos almacenados.   </w:t>
            </w:r>
          </w:p>
          <w:p w14:paraId="3BD58BAE" w14:textId="77777777" w:rsidR="00453A2B" w:rsidRPr="00B0262E" w:rsidRDefault="00453A2B">
            <w:pPr>
              <w:widowControl w:val="0"/>
              <w:spacing w:line="240" w:lineRule="auto"/>
            </w:pPr>
          </w:p>
          <w:p w14:paraId="00000060" w14:textId="4F077343" w:rsidR="003D7D50" w:rsidRPr="00B0262E" w:rsidRDefault="003C0EE6" w:rsidP="003C0EE6">
            <w:pPr>
              <w:widowControl w:val="0"/>
              <w:spacing w:line="240" w:lineRule="auto"/>
            </w:pPr>
            <w:r w:rsidRPr="00B0262E">
              <w:t>La implementación de base</w:t>
            </w:r>
            <w:r w:rsidR="00E12C32" w:rsidRPr="00B0262E">
              <w:t>s de</w:t>
            </w:r>
            <w:r w:rsidRPr="00B0262E">
              <w:t xml:space="preserve"> datos surgió gracias al requisito de almacenar grandes volúmenes de información, </w:t>
            </w:r>
            <w:r w:rsidR="00C84487" w:rsidRPr="00B0262E">
              <w:t xml:space="preserve">es así como, </w:t>
            </w:r>
            <w:r w:rsidRPr="00B0262E">
              <w:t>e</w:t>
            </w:r>
            <w:r w:rsidR="00E12C32" w:rsidRPr="00B0262E">
              <w:t>ste concepto</w:t>
            </w:r>
            <w:r w:rsidRPr="00B0262E">
              <w:t xml:space="preserve"> ha permanecido </w:t>
            </w:r>
            <w:r w:rsidR="00F26B33" w:rsidRPr="00B0262E">
              <w:t xml:space="preserve">ligado </w:t>
            </w:r>
            <w:r w:rsidRPr="00B0262E">
              <w:t>a la informática.</w:t>
            </w:r>
          </w:p>
        </w:tc>
        <w:tc>
          <w:tcPr>
            <w:tcW w:w="7160" w:type="dxa"/>
            <w:shd w:val="clear" w:color="auto" w:fill="auto"/>
            <w:tcMar>
              <w:top w:w="100" w:type="dxa"/>
              <w:left w:w="100" w:type="dxa"/>
              <w:bottom w:w="100" w:type="dxa"/>
              <w:right w:w="100" w:type="dxa"/>
            </w:tcMar>
          </w:tcPr>
          <w:p w14:paraId="00000061" w14:textId="77777777" w:rsidR="003D7D50" w:rsidRPr="00B0262E" w:rsidRDefault="00000000">
            <w:pPr>
              <w:widowControl w:val="0"/>
              <w:spacing w:line="240" w:lineRule="auto"/>
            </w:pPr>
            <w:r w:rsidRPr="00B0262E">
              <w:rPr>
                <w:noProof/>
              </w:rPr>
              <w:drawing>
                <wp:inline distT="0" distB="0" distL="0" distR="0" wp14:anchorId="723EB213" wp14:editId="6A4288B9">
                  <wp:extent cx="2565975" cy="1711506"/>
                  <wp:effectExtent l="0" t="0" r="0" b="0"/>
                  <wp:docPr id="155" name="image21.jpg" descr="Unique scribe library full of medieval and old scrolls"/>
                  <wp:cNvGraphicFramePr/>
                  <a:graphic xmlns:a="http://schemas.openxmlformats.org/drawingml/2006/main">
                    <a:graphicData uri="http://schemas.openxmlformats.org/drawingml/2006/picture">
                      <pic:pic xmlns:pic="http://schemas.openxmlformats.org/drawingml/2006/picture">
                        <pic:nvPicPr>
                          <pic:cNvPr id="0" name="image21.jpg" descr="Unique scribe library full of medieval and old scrolls"/>
                          <pic:cNvPicPr preferRelativeResize="0"/>
                        </pic:nvPicPr>
                        <pic:blipFill>
                          <a:blip r:embed="rId11"/>
                          <a:srcRect/>
                          <a:stretch>
                            <a:fillRect/>
                          </a:stretch>
                        </pic:blipFill>
                        <pic:spPr>
                          <a:xfrm>
                            <a:off x="0" y="0"/>
                            <a:ext cx="2565975" cy="1711506"/>
                          </a:xfrm>
                          <a:prstGeom prst="rect">
                            <a:avLst/>
                          </a:prstGeom>
                          <a:ln/>
                        </pic:spPr>
                      </pic:pic>
                    </a:graphicData>
                  </a:graphic>
                </wp:inline>
              </w:drawing>
            </w:r>
          </w:p>
          <w:p w14:paraId="00000062" w14:textId="77777777" w:rsidR="003D7D50" w:rsidRPr="00B0262E" w:rsidRDefault="00000000">
            <w:pPr>
              <w:widowControl w:val="0"/>
              <w:spacing w:line="240" w:lineRule="auto"/>
            </w:pPr>
            <w:r w:rsidRPr="00B0262E">
              <w:t xml:space="preserve"> Imagen de referencia </w:t>
            </w:r>
            <w:hyperlink r:id="rId12">
              <w:r w:rsidRPr="00B0262E">
                <w:rPr>
                  <w:color w:val="0000FF"/>
                  <w:u w:val="single"/>
                </w:rPr>
                <w:t>https://cutt.ly/gXEC2MU</w:t>
              </w:r>
            </w:hyperlink>
            <w:r w:rsidRPr="00B0262E">
              <w:t xml:space="preserve"> </w:t>
            </w:r>
          </w:p>
          <w:p w14:paraId="00000063" w14:textId="77777777" w:rsidR="003D7D50" w:rsidRPr="00B0262E" w:rsidRDefault="00000000">
            <w:pPr>
              <w:spacing w:after="120" w:line="240" w:lineRule="auto"/>
              <w:rPr>
                <w:b/>
              </w:rPr>
            </w:pPr>
            <w:r w:rsidRPr="00E92458">
              <w:rPr>
                <w:color w:val="000000"/>
              </w:rPr>
              <w:t>228130_i2</w:t>
            </w:r>
          </w:p>
          <w:p w14:paraId="00000064" w14:textId="77777777" w:rsidR="003D7D50" w:rsidRPr="00B0262E" w:rsidRDefault="003D7D50">
            <w:pPr>
              <w:widowControl w:val="0"/>
              <w:spacing w:line="240" w:lineRule="auto"/>
            </w:pPr>
          </w:p>
        </w:tc>
      </w:tr>
      <w:tr w:rsidR="003D7D50" w:rsidRPr="00B0262E" w14:paraId="4A758592" w14:textId="77777777">
        <w:trPr>
          <w:trHeight w:val="420"/>
        </w:trPr>
        <w:tc>
          <w:tcPr>
            <w:tcW w:w="1560" w:type="dxa"/>
            <w:shd w:val="clear" w:color="auto" w:fill="auto"/>
            <w:tcMar>
              <w:top w:w="100" w:type="dxa"/>
              <w:left w:w="100" w:type="dxa"/>
              <w:bottom w:w="100" w:type="dxa"/>
              <w:right w:w="100" w:type="dxa"/>
            </w:tcMar>
          </w:tcPr>
          <w:p w14:paraId="00000065" w14:textId="77777777" w:rsidR="003D7D50" w:rsidRPr="00B0262E" w:rsidRDefault="00000000">
            <w:pPr>
              <w:widowControl w:val="0"/>
              <w:spacing w:line="240" w:lineRule="auto"/>
              <w:rPr>
                <w:b/>
              </w:rPr>
            </w:pPr>
            <w:r w:rsidRPr="00B0262E">
              <w:rPr>
                <w:b/>
                <w:color w:val="000000" w:themeColor="text1"/>
              </w:rPr>
              <w:t>Década de 1950</w:t>
            </w:r>
          </w:p>
        </w:tc>
        <w:tc>
          <w:tcPr>
            <w:tcW w:w="6982" w:type="dxa"/>
            <w:shd w:val="clear" w:color="auto" w:fill="auto"/>
            <w:tcMar>
              <w:top w:w="100" w:type="dxa"/>
              <w:left w:w="100" w:type="dxa"/>
              <w:bottom w:w="100" w:type="dxa"/>
              <w:right w:w="100" w:type="dxa"/>
            </w:tcMar>
          </w:tcPr>
          <w:p w14:paraId="00000066" w14:textId="5164571E" w:rsidR="003D7D50" w:rsidRPr="00B0262E" w:rsidRDefault="00000000">
            <w:pPr>
              <w:widowControl w:val="0"/>
              <w:spacing w:line="240" w:lineRule="auto"/>
            </w:pPr>
            <w:r w:rsidRPr="00B0262E">
              <w:t xml:space="preserve">En </w:t>
            </w:r>
            <w:r w:rsidR="00CF6A17" w:rsidRPr="00B0262E">
              <w:t>el año</w:t>
            </w:r>
            <w:r w:rsidR="00B0408C" w:rsidRPr="00B0262E">
              <w:t xml:space="preserve"> </w:t>
            </w:r>
            <w:r w:rsidRPr="00B0262E">
              <w:t>1884 se creó una máquina</w:t>
            </w:r>
            <w:r w:rsidR="003B3CC7" w:rsidRPr="00B0262E">
              <w:t>,</w:t>
            </w:r>
            <w:r w:rsidRPr="00B0262E">
              <w:t xml:space="preserve"> que además </w:t>
            </w:r>
            <w:r w:rsidR="001D53F8" w:rsidRPr="00B0262E">
              <w:t>d</w:t>
            </w:r>
            <w:r w:rsidRPr="00B0262E">
              <w:t xml:space="preserve">e </w:t>
            </w:r>
            <w:r w:rsidR="00965C30" w:rsidRPr="00B0262E">
              <w:t>se</w:t>
            </w:r>
            <w:r w:rsidRPr="00B0262E">
              <w:t>r automática</w:t>
            </w:r>
            <w:r w:rsidR="008869E1" w:rsidRPr="00B0262E">
              <w:t xml:space="preserve"> utilizaba</w:t>
            </w:r>
            <w:r w:rsidRPr="00B0262E">
              <w:t xml:space="preserve"> tarjetas perforadas, su creador fue Herman Hollerith qu</w:t>
            </w:r>
            <w:r w:rsidR="00561883" w:rsidRPr="00B0262E">
              <w:t>ien</w:t>
            </w:r>
            <w:r w:rsidRPr="00B0262E">
              <w:t xml:space="preserve"> fue nombrado el primer ingeniero estadístico de la historia. Esta máquina contribuy</w:t>
            </w:r>
            <w:r w:rsidR="003B3CC7" w:rsidRPr="00B0262E">
              <w:t>ó</w:t>
            </w:r>
            <w:r w:rsidRPr="00B0262E">
              <w:t xml:space="preserve"> al manej</w:t>
            </w:r>
            <w:r w:rsidR="00C27095" w:rsidRPr="00B0262E">
              <w:t>o</w:t>
            </w:r>
            <w:r w:rsidRPr="00B0262E">
              <w:t xml:space="preserve"> de la información en los censos</w:t>
            </w:r>
            <w:r w:rsidR="00C27095" w:rsidRPr="00B0262E">
              <w:t>,</w:t>
            </w:r>
            <w:r w:rsidRPr="00B0262E">
              <w:t xml:space="preserve"> que antes </w:t>
            </w:r>
            <w:r w:rsidR="00C27095" w:rsidRPr="00B0262E">
              <w:t>eran manuales.</w:t>
            </w:r>
          </w:p>
          <w:p w14:paraId="66E0CD0A" w14:textId="77777777" w:rsidR="0078717A" w:rsidRPr="00B0262E" w:rsidRDefault="0078717A">
            <w:pPr>
              <w:widowControl w:val="0"/>
              <w:spacing w:line="240" w:lineRule="auto"/>
            </w:pPr>
          </w:p>
          <w:p w14:paraId="00000067" w14:textId="7A98DB07" w:rsidR="003D7D50" w:rsidRPr="00B0262E" w:rsidRDefault="002A123C">
            <w:pPr>
              <w:widowControl w:val="0"/>
              <w:spacing w:line="240" w:lineRule="auto"/>
            </w:pPr>
            <w:r w:rsidRPr="00B0262E">
              <w:t>Como</w:t>
            </w:r>
            <w:r w:rsidR="00C27095" w:rsidRPr="00B0262E">
              <w:t xml:space="preserve"> consecuencia</w:t>
            </w:r>
            <w:r w:rsidRPr="00B0262E">
              <w:t xml:space="preserve"> de </w:t>
            </w:r>
            <w:r w:rsidR="0078717A" w:rsidRPr="00B0262E">
              <w:t>lo anterior</w:t>
            </w:r>
            <w:r w:rsidRPr="00B0262E">
              <w:t>, a mediados de la época de los años 50 se dio origen a las famosas cintas magnéticas, su función primordial era la automatización de la información y crear sus respectivos respaldos</w:t>
            </w:r>
            <w:r w:rsidR="0078717A" w:rsidRPr="00B0262E">
              <w:t xml:space="preserve">. Esto </w:t>
            </w:r>
            <w:r w:rsidRPr="00B0262E">
              <w:t>surgió para suplir la necesidad de las grandes industrias.</w:t>
            </w:r>
          </w:p>
        </w:tc>
        <w:tc>
          <w:tcPr>
            <w:tcW w:w="7160" w:type="dxa"/>
            <w:shd w:val="clear" w:color="auto" w:fill="auto"/>
            <w:tcMar>
              <w:top w:w="100" w:type="dxa"/>
              <w:left w:w="100" w:type="dxa"/>
              <w:bottom w:w="100" w:type="dxa"/>
              <w:right w:w="100" w:type="dxa"/>
            </w:tcMar>
          </w:tcPr>
          <w:p w14:paraId="00000068" w14:textId="77777777" w:rsidR="003D7D50" w:rsidRPr="00B0262E" w:rsidRDefault="00000000">
            <w:pPr>
              <w:widowControl w:val="0"/>
              <w:spacing w:line="240" w:lineRule="auto"/>
            </w:pPr>
            <w:r w:rsidRPr="00B0262E">
              <w:rPr>
                <w:noProof/>
              </w:rPr>
              <w:drawing>
                <wp:inline distT="0" distB="0" distL="0" distR="0" wp14:anchorId="15840AEF" wp14:editId="05A4319E">
                  <wp:extent cx="1327442" cy="1619479"/>
                  <wp:effectExtent l="0" t="0" r="0" b="0"/>
                  <wp:docPr id="154" name="image18.jpg" descr="https://upload.wikimedia.org/wikipedia/commons/8/83/Magtape1.jpg"/>
                  <wp:cNvGraphicFramePr/>
                  <a:graphic xmlns:a="http://schemas.openxmlformats.org/drawingml/2006/main">
                    <a:graphicData uri="http://schemas.openxmlformats.org/drawingml/2006/picture">
                      <pic:pic xmlns:pic="http://schemas.openxmlformats.org/drawingml/2006/picture">
                        <pic:nvPicPr>
                          <pic:cNvPr id="0" name="image18.jpg" descr="https://upload.wikimedia.org/wikipedia/commons/8/83/Magtape1.jpg"/>
                          <pic:cNvPicPr preferRelativeResize="0"/>
                        </pic:nvPicPr>
                        <pic:blipFill>
                          <a:blip r:embed="rId13"/>
                          <a:srcRect/>
                          <a:stretch>
                            <a:fillRect/>
                          </a:stretch>
                        </pic:blipFill>
                        <pic:spPr>
                          <a:xfrm>
                            <a:off x="0" y="0"/>
                            <a:ext cx="1327442" cy="1619479"/>
                          </a:xfrm>
                          <a:prstGeom prst="rect">
                            <a:avLst/>
                          </a:prstGeom>
                          <a:ln/>
                        </pic:spPr>
                      </pic:pic>
                    </a:graphicData>
                  </a:graphic>
                </wp:inline>
              </w:drawing>
            </w:r>
          </w:p>
          <w:p w14:paraId="00000069" w14:textId="77777777" w:rsidR="003D7D50" w:rsidRPr="00B0262E" w:rsidRDefault="00000000">
            <w:pPr>
              <w:widowControl w:val="0"/>
              <w:spacing w:line="240" w:lineRule="auto"/>
            </w:pPr>
            <w:r w:rsidRPr="00B0262E">
              <w:t xml:space="preserve">Imagen de referencia </w:t>
            </w:r>
            <w:hyperlink r:id="rId14">
              <w:r w:rsidRPr="00B0262E">
                <w:rPr>
                  <w:color w:val="0000FF"/>
                  <w:u w:val="single"/>
                </w:rPr>
                <w:t>https://cutt.ly/2XEVQvj</w:t>
              </w:r>
            </w:hyperlink>
            <w:r w:rsidRPr="00B0262E">
              <w:t xml:space="preserve"> </w:t>
            </w:r>
          </w:p>
          <w:p w14:paraId="0000006A" w14:textId="77777777" w:rsidR="003D7D50" w:rsidRPr="00B0262E" w:rsidRDefault="00000000">
            <w:pPr>
              <w:spacing w:after="120" w:line="240" w:lineRule="auto"/>
            </w:pPr>
            <w:r w:rsidRPr="00E92458">
              <w:rPr>
                <w:color w:val="000000"/>
              </w:rPr>
              <w:t>228130_i3</w:t>
            </w:r>
          </w:p>
        </w:tc>
      </w:tr>
      <w:tr w:rsidR="003D7D50" w:rsidRPr="00B0262E" w14:paraId="1992115A" w14:textId="77777777">
        <w:trPr>
          <w:trHeight w:val="420"/>
        </w:trPr>
        <w:tc>
          <w:tcPr>
            <w:tcW w:w="1560" w:type="dxa"/>
            <w:shd w:val="clear" w:color="auto" w:fill="auto"/>
            <w:tcMar>
              <w:top w:w="100" w:type="dxa"/>
              <w:left w:w="100" w:type="dxa"/>
              <w:bottom w:w="100" w:type="dxa"/>
              <w:right w:w="100" w:type="dxa"/>
            </w:tcMar>
          </w:tcPr>
          <w:p w14:paraId="0000006B" w14:textId="77777777" w:rsidR="003D7D50" w:rsidRPr="00B0262E" w:rsidRDefault="00000000">
            <w:pPr>
              <w:widowControl w:val="0"/>
              <w:spacing w:line="240" w:lineRule="auto"/>
              <w:rPr>
                <w:b/>
              </w:rPr>
            </w:pPr>
            <w:r w:rsidRPr="00B0262E">
              <w:rPr>
                <w:b/>
                <w:color w:val="000000" w:themeColor="text1"/>
              </w:rPr>
              <w:t>Década de 1960</w:t>
            </w:r>
          </w:p>
        </w:tc>
        <w:tc>
          <w:tcPr>
            <w:tcW w:w="6982" w:type="dxa"/>
            <w:shd w:val="clear" w:color="auto" w:fill="auto"/>
            <w:tcMar>
              <w:top w:w="100" w:type="dxa"/>
              <w:left w:w="100" w:type="dxa"/>
              <w:bottom w:w="100" w:type="dxa"/>
              <w:right w:w="100" w:type="dxa"/>
            </w:tcMar>
          </w:tcPr>
          <w:p w14:paraId="0000006C" w14:textId="08309C93" w:rsidR="003D7D50" w:rsidRPr="00B0262E" w:rsidRDefault="005F2696">
            <w:pPr>
              <w:widowControl w:val="0"/>
              <w:spacing w:line="240" w:lineRule="auto"/>
            </w:pPr>
            <w:r w:rsidRPr="00B0262E">
              <w:t>Para esta época las m</w:t>
            </w:r>
            <w:r w:rsidR="008277E1" w:rsidRPr="00B0262E">
              <w:t>á</w:t>
            </w:r>
            <w:r w:rsidRPr="00B0262E">
              <w:t xml:space="preserve">quinas ya funcionaban por medio de discos, lo cual se hizo popular porque se podía realizar consultas directamente en la información, esta forma era más sencilla y no se necesitaba conocer la ubicación de los datos para </w:t>
            </w:r>
            <w:r w:rsidR="000C149E" w:rsidRPr="00B0262E">
              <w:t>hacer</w:t>
            </w:r>
            <w:r w:rsidRPr="00B0262E">
              <w:t xml:space="preserve"> la búsqueda.   </w:t>
            </w:r>
          </w:p>
          <w:p w14:paraId="6C6AC7E2" w14:textId="77777777" w:rsidR="00FA2137" w:rsidRPr="00B0262E" w:rsidRDefault="00FA2137">
            <w:pPr>
              <w:widowControl w:val="0"/>
              <w:spacing w:line="240" w:lineRule="auto"/>
            </w:pPr>
          </w:p>
          <w:p w14:paraId="0000006D" w14:textId="77777777" w:rsidR="003D7D50" w:rsidRPr="00B0262E" w:rsidRDefault="00000000">
            <w:pPr>
              <w:widowControl w:val="0"/>
              <w:spacing w:line="240" w:lineRule="auto"/>
            </w:pPr>
            <w:r w:rsidRPr="00B0262E">
              <w:t xml:space="preserve">Posteriormente, en esta época aparecieron las primeras generaciones de bases de datos jerárquicas y las bases de datos de red, aportando un gran beneficio en los métodos de guardar </w:t>
            </w:r>
            <w:r w:rsidRPr="00B0262E">
              <w:lastRenderedPageBreak/>
              <w:t>estructuras de datos.</w:t>
            </w:r>
          </w:p>
        </w:tc>
        <w:tc>
          <w:tcPr>
            <w:tcW w:w="7160" w:type="dxa"/>
            <w:shd w:val="clear" w:color="auto" w:fill="auto"/>
            <w:tcMar>
              <w:top w:w="100" w:type="dxa"/>
              <w:left w:w="100" w:type="dxa"/>
              <w:bottom w:w="100" w:type="dxa"/>
              <w:right w:w="100" w:type="dxa"/>
            </w:tcMar>
          </w:tcPr>
          <w:p w14:paraId="0000006E" w14:textId="77777777" w:rsidR="003D7D50" w:rsidRPr="00B0262E" w:rsidRDefault="00000000">
            <w:pPr>
              <w:widowControl w:val="0"/>
              <w:spacing w:line="240" w:lineRule="auto"/>
            </w:pPr>
            <w:r w:rsidRPr="00B0262E">
              <w:rPr>
                <w:noProof/>
              </w:rPr>
              <w:lastRenderedPageBreak/>
              <w:drawing>
                <wp:inline distT="0" distB="0" distL="0" distR="0" wp14:anchorId="0710361F" wp14:editId="13F8EDD3">
                  <wp:extent cx="917444" cy="1278861"/>
                  <wp:effectExtent l="0" t="0" r="0" b="0"/>
                  <wp:docPr id="157" name="image22.jpg" descr="https://upload.wikimedia.org/wikipedia/commons/e/e3/8track_inside.JPG"/>
                  <wp:cNvGraphicFramePr/>
                  <a:graphic xmlns:a="http://schemas.openxmlformats.org/drawingml/2006/main">
                    <a:graphicData uri="http://schemas.openxmlformats.org/drawingml/2006/picture">
                      <pic:pic xmlns:pic="http://schemas.openxmlformats.org/drawingml/2006/picture">
                        <pic:nvPicPr>
                          <pic:cNvPr id="0" name="image22.jpg" descr="https://upload.wikimedia.org/wikipedia/commons/e/e3/8track_inside.JPG"/>
                          <pic:cNvPicPr preferRelativeResize="0"/>
                        </pic:nvPicPr>
                        <pic:blipFill>
                          <a:blip r:embed="rId15"/>
                          <a:srcRect/>
                          <a:stretch>
                            <a:fillRect/>
                          </a:stretch>
                        </pic:blipFill>
                        <pic:spPr>
                          <a:xfrm>
                            <a:off x="0" y="0"/>
                            <a:ext cx="917444" cy="1278861"/>
                          </a:xfrm>
                          <a:prstGeom prst="rect">
                            <a:avLst/>
                          </a:prstGeom>
                          <a:ln/>
                        </pic:spPr>
                      </pic:pic>
                    </a:graphicData>
                  </a:graphic>
                </wp:inline>
              </w:drawing>
            </w:r>
          </w:p>
          <w:p w14:paraId="0000006F" w14:textId="77777777" w:rsidR="003D7D50" w:rsidRPr="00B0262E" w:rsidRDefault="00000000">
            <w:pPr>
              <w:widowControl w:val="0"/>
              <w:spacing w:line="240" w:lineRule="auto"/>
            </w:pPr>
            <w:r w:rsidRPr="00B0262E">
              <w:t xml:space="preserve">Imagen de referencia </w:t>
            </w:r>
            <w:hyperlink r:id="rId16">
              <w:r w:rsidRPr="00B0262E">
                <w:rPr>
                  <w:color w:val="0000FF"/>
                  <w:u w:val="single"/>
                </w:rPr>
                <w:t>https://cutt.ly/pXEVLIL</w:t>
              </w:r>
            </w:hyperlink>
            <w:r w:rsidRPr="00B0262E">
              <w:t xml:space="preserve"> </w:t>
            </w:r>
          </w:p>
          <w:p w14:paraId="00000070" w14:textId="77777777" w:rsidR="003D7D50" w:rsidRPr="00B0262E" w:rsidRDefault="00000000">
            <w:pPr>
              <w:spacing w:after="120" w:line="240" w:lineRule="auto"/>
            </w:pPr>
            <w:r w:rsidRPr="00E92458">
              <w:rPr>
                <w:color w:val="000000"/>
              </w:rPr>
              <w:lastRenderedPageBreak/>
              <w:t>228130_i4</w:t>
            </w:r>
          </w:p>
        </w:tc>
      </w:tr>
      <w:tr w:rsidR="003D7D50" w:rsidRPr="00B0262E" w14:paraId="13B05EF9" w14:textId="77777777">
        <w:trPr>
          <w:trHeight w:val="420"/>
        </w:trPr>
        <w:tc>
          <w:tcPr>
            <w:tcW w:w="1560" w:type="dxa"/>
            <w:shd w:val="clear" w:color="auto" w:fill="auto"/>
            <w:tcMar>
              <w:top w:w="100" w:type="dxa"/>
              <w:left w:w="100" w:type="dxa"/>
              <w:bottom w:w="100" w:type="dxa"/>
              <w:right w:w="100" w:type="dxa"/>
            </w:tcMar>
          </w:tcPr>
          <w:p w14:paraId="00000071" w14:textId="77777777" w:rsidR="003D7D50" w:rsidRPr="00B0262E" w:rsidRDefault="00000000">
            <w:pPr>
              <w:widowControl w:val="0"/>
              <w:spacing w:line="240" w:lineRule="auto"/>
              <w:rPr>
                <w:b/>
              </w:rPr>
            </w:pPr>
            <w:r w:rsidRPr="00B0262E">
              <w:rPr>
                <w:b/>
                <w:color w:val="000000" w:themeColor="text1"/>
              </w:rPr>
              <w:lastRenderedPageBreak/>
              <w:t>Década de 1970</w:t>
            </w:r>
          </w:p>
        </w:tc>
        <w:tc>
          <w:tcPr>
            <w:tcW w:w="6982" w:type="dxa"/>
            <w:shd w:val="clear" w:color="auto" w:fill="auto"/>
            <w:tcMar>
              <w:top w:w="100" w:type="dxa"/>
              <w:left w:w="100" w:type="dxa"/>
              <w:bottom w:w="100" w:type="dxa"/>
              <w:right w:w="100" w:type="dxa"/>
            </w:tcMar>
          </w:tcPr>
          <w:p w14:paraId="4BD79EFB" w14:textId="2E7B4145" w:rsidR="009217B7" w:rsidRPr="00B0262E" w:rsidRDefault="00000000">
            <w:pPr>
              <w:widowControl w:val="0"/>
              <w:spacing w:line="240" w:lineRule="auto"/>
            </w:pPr>
            <w:r w:rsidRPr="00B0262E">
              <w:t>El científico informático ingl</w:t>
            </w:r>
            <w:r w:rsidR="007E1D1D" w:rsidRPr="00B0262E">
              <w:t>é</w:t>
            </w:r>
            <w:r w:rsidRPr="00B0262E">
              <w:t>s Edgar Frank Codd, popular por sus grandes contribuciones a la teoría de bases de datos relacionales, determin</w:t>
            </w:r>
            <w:r w:rsidR="007E1D1D" w:rsidRPr="00B0262E">
              <w:t>ó</w:t>
            </w:r>
            <w:r w:rsidRPr="00B0262E">
              <w:t xml:space="preserve"> y difundió par</w:t>
            </w:r>
            <w:r w:rsidR="007E1D1D" w:rsidRPr="00B0262E">
              <w:t>a</w:t>
            </w:r>
            <w:r w:rsidRPr="00B0262E">
              <w:t xml:space="preserve"> los sistemas de datos</w:t>
            </w:r>
            <w:r w:rsidR="007E1D1D" w:rsidRPr="00B0262E">
              <w:t xml:space="preserve"> una</w:t>
            </w:r>
            <w:r w:rsidRPr="00B0262E">
              <w:t xml:space="preserve"> </w:t>
            </w:r>
            <w:r w:rsidR="007E1D1D" w:rsidRPr="00B0262E">
              <w:t xml:space="preserve">serie de normas plasmadas en su artículo, </w:t>
            </w:r>
            <w:r w:rsidRPr="00B0262E">
              <w:t>bajo el modelo relacional.</w:t>
            </w:r>
            <w:r w:rsidR="009217B7" w:rsidRPr="00B0262E">
              <w:t xml:space="preserve"> </w:t>
            </w:r>
            <w:r w:rsidRPr="00B0262E">
              <w:t>Este gran aporte del científico Codd, generó el nacimiento de la segunda generación de los sistemas gestores de bases de datos.</w:t>
            </w:r>
            <w:r w:rsidR="009217B7" w:rsidRPr="00B0262E">
              <w:t xml:space="preserve"> </w:t>
            </w:r>
          </w:p>
          <w:p w14:paraId="766A064F" w14:textId="77777777" w:rsidR="009217B7" w:rsidRPr="00B0262E" w:rsidRDefault="009217B7">
            <w:pPr>
              <w:widowControl w:val="0"/>
              <w:spacing w:line="240" w:lineRule="auto"/>
            </w:pPr>
          </w:p>
          <w:p w14:paraId="00000074" w14:textId="18376DAB" w:rsidR="003D7D50" w:rsidRPr="00B0262E" w:rsidRDefault="00000000">
            <w:pPr>
              <w:widowControl w:val="0"/>
              <w:spacing w:line="240" w:lineRule="auto"/>
              <w:rPr>
                <w:i/>
                <w:iCs/>
              </w:rPr>
            </w:pPr>
            <w:r w:rsidRPr="00B0262E">
              <w:t>En consecuencia, Larry Ellison, partiendo de los avances de Edgar F. Codd sobre los sistemas de bases de datos relacionales, foment</w:t>
            </w:r>
            <w:r w:rsidR="009217B7" w:rsidRPr="00B0262E">
              <w:t>ó</w:t>
            </w:r>
            <w:r w:rsidRPr="00B0262E">
              <w:t xml:space="preserve"> el </w:t>
            </w:r>
            <w:proofErr w:type="spellStart"/>
            <w:r w:rsidRPr="00B0262E">
              <w:rPr>
                <w:i/>
                <w:iCs/>
              </w:rPr>
              <w:t>Relational</w:t>
            </w:r>
            <w:proofErr w:type="spellEnd"/>
            <w:r w:rsidRPr="00B0262E">
              <w:rPr>
                <w:i/>
                <w:iCs/>
              </w:rPr>
              <w:t xml:space="preserve"> Software </w:t>
            </w:r>
            <w:proofErr w:type="spellStart"/>
            <w:r w:rsidRPr="00B0262E">
              <w:rPr>
                <w:i/>
                <w:iCs/>
              </w:rPr>
              <w:t>System</w:t>
            </w:r>
            <w:proofErr w:type="spellEnd"/>
            <w:r w:rsidRPr="00B0262E">
              <w:rPr>
                <w:i/>
                <w:iCs/>
              </w:rPr>
              <w:t>,</w:t>
            </w:r>
            <w:r w:rsidRPr="00B0262E">
              <w:t xml:space="preserve"> donde actualmente se distingue como </w:t>
            </w:r>
            <w:r w:rsidRPr="00B0262E">
              <w:rPr>
                <w:i/>
                <w:iCs/>
              </w:rPr>
              <w:t xml:space="preserve">Oracle </w:t>
            </w:r>
            <w:proofErr w:type="spellStart"/>
            <w:r w:rsidRPr="00B0262E">
              <w:rPr>
                <w:i/>
                <w:iCs/>
              </w:rPr>
              <w:t>Corporation</w:t>
            </w:r>
            <w:proofErr w:type="spellEnd"/>
            <w:r w:rsidRPr="00B0262E">
              <w:t xml:space="preserve">, fabricando un sistema de gestor de bases de datos relacional manteniendo como identificador el nombre de la organización </w:t>
            </w:r>
            <w:r w:rsidR="00E9328F" w:rsidRPr="00B0262E">
              <w:rPr>
                <w:i/>
                <w:iCs/>
              </w:rPr>
              <w:t>Oracle.</w:t>
            </w:r>
          </w:p>
          <w:p w14:paraId="566A2828" w14:textId="77777777" w:rsidR="00CF2C8F" w:rsidRPr="00B0262E" w:rsidRDefault="00CF2C8F">
            <w:pPr>
              <w:widowControl w:val="0"/>
              <w:spacing w:line="240" w:lineRule="auto"/>
            </w:pPr>
          </w:p>
          <w:p w14:paraId="00000075" w14:textId="22BE9513" w:rsidR="003D7D50" w:rsidRPr="00B0262E" w:rsidRDefault="00000000">
            <w:pPr>
              <w:widowControl w:val="0"/>
              <w:spacing w:line="240" w:lineRule="auto"/>
            </w:pPr>
            <w:r w:rsidRPr="00B0262E">
              <w:t xml:space="preserve">Hoy en día el gestor de base de datos de </w:t>
            </w:r>
            <w:r w:rsidR="00E9328F" w:rsidRPr="00B0262E">
              <w:rPr>
                <w:i/>
                <w:iCs/>
              </w:rPr>
              <w:t>Oracle</w:t>
            </w:r>
            <w:r w:rsidRPr="00B0262E">
              <w:t xml:space="preserve"> es considerado el mejor, gracias a todas las funcionalidades, cobertura, seguridad</w:t>
            </w:r>
            <w:r w:rsidR="00200ABC" w:rsidRPr="00B0262E">
              <w:t xml:space="preserve"> y </w:t>
            </w:r>
            <w:r w:rsidRPr="00B0262E">
              <w:t>soporte</w:t>
            </w:r>
            <w:r w:rsidR="00200ABC" w:rsidRPr="00B0262E">
              <w:t xml:space="preserve">; ya que </w:t>
            </w:r>
            <w:r w:rsidR="000938AF" w:rsidRPr="00B0262E">
              <w:t>brinda</w:t>
            </w:r>
            <w:r w:rsidRPr="00B0262E">
              <w:t xml:space="preserve"> un buen servicio por medio de paquetes que se ajustan a las necesidades de las organizaciones.</w:t>
            </w:r>
          </w:p>
        </w:tc>
        <w:tc>
          <w:tcPr>
            <w:tcW w:w="7160" w:type="dxa"/>
            <w:shd w:val="clear" w:color="auto" w:fill="auto"/>
            <w:tcMar>
              <w:top w:w="100" w:type="dxa"/>
              <w:left w:w="100" w:type="dxa"/>
              <w:bottom w:w="100" w:type="dxa"/>
              <w:right w:w="100" w:type="dxa"/>
            </w:tcMar>
          </w:tcPr>
          <w:p w14:paraId="00000076" w14:textId="77777777" w:rsidR="003D7D50" w:rsidRPr="00B0262E" w:rsidRDefault="003D7D50">
            <w:pPr>
              <w:widowControl w:val="0"/>
              <w:spacing w:line="240" w:lineRule="auto"/>
              <w:rPr>
                <w:color w:val="666666"/>
              </w:rPr>
            </w:pPr>
          </w:p>
          <w:p w14:paraId="00000077" w14:textId="77777777" w:rsidR="003D7D50" w:rsidRPr="00B0262E" w:rsidRDefault="00000000">
            <w:pPr>
              <w:widowControl w:val="0"/>
              <w:spacing w:line="240" w:lineRule="auto"/>
            </w:pPr>
            <w:r w:rsidRPr="00B0262E">
              <w:rPr>
                <w:noProof/>
              </w:rPr>
              <w:drawing>
                <wp:inline distT="0" distB="0" distL="0" distR="0" wp14:anchorId="4FC871B9" wp14:editId="57BF9747">
                  <wp:extent cx="1937545" cy="1292342"/>
                  <wp:effectExtent l="0" t="0" r="0" b="0"/>
                  <wp:docPr id="156" name="image23.jpg" descr="Los Angeles, California, USA - 8 April 2019: Illustrative Editorial of Oracle website homepage. Oracle logo visible on display screen."/>
                  <wp:cNvGraphicFramePr/>
                  <a:graphic xmlns:a="http://schemas.openxmlformats.org/drawingml/2006/main">
                    <a:graphicData uri="http://schemas.openxmlformats.org/drawingml/2006/picture">
                      <pic:pic xmlns:pic="http://schemas.openxmlformats.org/drawingml/2006/picture">
                        <pic:nvPicPr>
                          <pic:cNvPr id="0" name="image23.jpg" descr="Los Angeles, California, USA - 8 April 2019: Illustrative Editorial of Oracle website homepage. Oracle logo visible on display screen."/>
                          <pic:cNvPicPr preferRelativeResize="0"/>
                        </pic:nvPicPr>
                        <pic:blipFill>
                          <a:blip r:embed="rId17"/>
                          <a:srcRect/>
                          <a:stretch>
                            <a:fillRect/>
                          </a:stretch>
                        </pic:blipFill>
                        <pic:spPr>
                          <a:xfrm>
                            <a:off x="0" y="0"/>
                            <a:ext cx="1937545" cy="1292342"/>
                          </a:xfrm>
                          <a:prstGeom prst="rect">
                            <a:avLst/>
                          </a:prstGeom>
                          <a:ln/>
                        </pic:spPr>
                      </pic:pic>
                    </a:graphicData>
                  </a:graphic>
                </wp:inline>
              </w:drawing>
            </w:r>
          </w:p>
          <w:p w14:paraId="00000078" w14:textId="77777777" w:rsidR="003D7D50" w:rsidRPr="00B0262E" w:rsidRDefault="00000000">
            <w:pPr>
              <w:widowControl w:val="0"/>
              <w:spacing w:line="240" w:lineRule="auto"/>
            </w:pPr>
            <w:r w:rsidRPr="00B0262E">
              <w:t xml:space="preserve">Imagen de referencia </w:t>
            </w:r>
            <w:hyperlink r:id="rId18">
              <w:r w:rsidRPr="00B0262E">
                <w:rPr>
                  <w:color w:val="0000FF"/>
                  <w:u w:val="single"/>
                </w:rPr>
                <w:t>https://cutt.ly/yXEBrin</w:t>
              </w:r>
            </w:hyperlink>
            <w:r w:rsidRPr="00B0262E">
              <w:t xml:space="preserve"> </w:t>
            </w:r>
          </w:p>
          <w:p w14:paraId="00000079" w14:textId="77777777" w:rsidR="003D7D50" w:rsidRPr="00B0262E" w:rsidRDefault="00000000">
            <w:pPr>
              <w:spacing w:after="120" w:line="240" w:lineRule="auto"/>
              <w:rPr>
                <w:b/>
              </w:rPr>
            </w:pPr>
            <w:r w:rsidRPr="00E92458">
              <w:rPr>
                <w:color w:val="000000"/>
              </w:rPr>
              <w:t>228130_i5</w:t>
            </w:r>
          </w:p>
          <w:p w14:paraId="0000007A" w14:textId="77777777" w:rsidR="003D7D50" w:rsidRPr="00B0262E" w:rsidRDefault="003D7D50">
            <w:pPr>
              <w:widowControl w:val="0"/>
              <w:spacing w:line="240" w:lineRule="auto"/>
            </w:pPr>
          </w:p>
        </w:tc>
      </w:tr>
      <w:tr w:rsidR="003D7D50" w:rsidRPr="00B0262E" w14:paraId="70382F8D" w14:textId="77777777">
        <w:trPr>
          <w:trHeight w:val="420"/>
        </w:trPr>
        <w:tc>
          <w:tcPr>
            <w:tcW w:w="1560" w:type="dxa"/>
            <w:shd w:val="clear" w:color="auto" w:fill="auto"/>
            <w:tcMar>
              <w:top w:w="100" w:type="dxa"/>
              <w:left w:w="100" w:type="dxa"/>
              <w:bottom w:w="100" w:type="dxa"/>
              <w:right w:w="100" w:type="dxa"/>
            </w:tcMar>
          </w:tcPr>
          <w:p w14:paraId="0000007B" w14:textId="77777777" w:rsidR="003D7D50" w:rsidRPr="00B0262E" w:rsidRDefault="00000000">
            <w:pPr>
              <w:widowControl w:val="0"/>
              <w:spacing w:line="240" w:lineRule="auto"/>
              <w:rPr>
                <w:b/>
              </w:rPr>
            </w:pPr>
            <w:r w:rsidRPr="00B0262E">
              <w:rPr>
                <w:b/>
                <w:color w:val="000000" w:themeColor="text1"/>
              </w:rPr>
              <w:t>Década de 1980</w:t>
            </w:r>
          </w:p>
        </w:tc>
        <w:tc>
          <w:tcPr>
            <w:tcW w:w="6982" w:type="dxa"/>
            <w:shd w:val="clear" w:color="auto" w:fill="auto"/>
            <w:tcMar>
              <w:top w:w="100" w:type="dxa"/>
              <w:left w:w="100" w:type="dxa"/>
              <w:bottom w:w="100" w:type="dxa"/>
              <w:right w:w="100" w:type="dxa"/>
            </w:tcMar>
          </w:tcPr>
          <w:p w14:paraId="0000007C" w14:textId="408D5B35" w:rsidR="003D7D50" w:rsidRPr="00B0262E" w:rsidRDefault="00000000">
            <w:pPr>
              <w:widowControl w:val="0"/>
              <w:spacing w:line="240" w:lineRule="auto"/>
            </w:pPr>
            <w:r w:rsidRPr="00B0262E">
              <w:t xml:space="preserve">Empezó la comercialización de los sistemas relacionales, SQL </w:t>
            </w:r>
            <w:r w:rsidR="00200ABC" w:rsidRPr="00B0262E">
              <w:t>comenzó</w:t>
            </w:r>
            <w:r w:rsidRPr="00B0262E">
              <w:t xml:space="preserve"> a ser el estándar en la industria, gracias a su fácil programación y manejo</w:t>
            </w:r>
            <w:r w:rsidR="00040C0E" w:rsidRPr="00B0262E">
              <w:t>.</w:t>
            </w:r>
            <w:r w:rsidRPr="00B0262E">
              <w:t xml:space="preserve"> </w:t>
            </w:r>
            <w:r w:rsidR="00040C0E" w:rsidRPr="00B0262E">
              <w:t>C</w:t>
            </w:r>
            <w:r w:rsidRPr="00B0262E">
              <w:t>abe resaltar que las bases de datos relacionales compuestas por tablas (filas y columnas) pudieron competir con los sistemas de base de datos jerárquicas y de red.</w:t>
            </w:r>
          </w:p>
        </w:tc>
        <w:tc>
          <w:tcPr>
            <w:tcW w:w="7160" w:type="dxa"/>
            <w:shd w:val="clear" w:color="auto" w:fill="auto"/>
            <w:tcMar>
              <w:top w:w="100" w:type="dxa"/>
              <w:left w:w="100" w:type="dxa"/>
              <w:bottom w:w="100" w:type="dxa"/>
              <w:right w:w="100" w:type="dxa"/>
            </w:tcMar>
          </w:tcPr>
          <w:p w14:paraId="0000007D" w14:textId="77777777" w:rsidR="003D7D50" w:rsidRPr="00B0262E" w:rsidRDefault="00000000">
            <w:pPr>
              <w:widowControl w:val="0"/>
              <w:spacing w:line="240" w:lineRule="auto"/>
            </w:pPr>
            <w:r w:rsidRPr="00B0262E">
              <w:rPr>
                <w:noProof/>
              </w:rPr>
              <w:drawing>
                <wp:inline distT="0" distB="0" distL="0" distR="0" wp14:anchorId="6C1B6D29" wp14:editId="7337AD16">
                  <wp:extent cx="1804690" cy="1203728"/>
                  <wp:effectExtent l="0" t="0" r="0" b="0"/>
                  <wp:docPr id="159" name="image25.jpg" descr="Programming language, SQL inscription on the background of computer code."/>
                  <wp:cNvGraphicFramePr/>
                  <a:graphic xmlns:a="http://schemas.openxmlformats.org/drawingml/2006/main">
                    <a:graphicData uri="http://schemas.openxmlformats.org/drawingml/2006/picture">
                      <pic:pic xmlns:pic="http://schemas.openxmlformats.org/drawingml/2006/picture">
                        <pic:nvPicPr>
                          <pic:cNvPr id="0" name="image25.jpg" descr="Programming language, SQL inscription on the background of computer code."/>
                          <pic:cNvPicPr preferRelativeResize="0"/>
                        </pic:nvPicPr>
                        <pic:blipFill>
                          <a:blip r:embed="rId19"/>
                          <a:srcRect/>
                          <a:stretch>
                            <a:fillRect/>
                          </a:stretch>
                        </pic:blipFill>
                        <pic:spPr>
                          <a:xfrm>
                            <a:off x="0" y="0"/>
                            <a:ext cx="1804690" cy="1203728"/>
                          </a:xfrm>
                          <a:prstGeom prst="rect">
                            <a:avLst/>
                          </a:prstGeom>
                          <a:ln/>
                        </pic:spPr>
                      </pic:pic>
                    </a:graphicData>
                  </a:graphic>
                </wp:inline>
              </w:drawing>
            </w:r>
          </w:p>
          <w:p w14:paraId="0000007E" w14:textId="77777777" w:rsidR="003D7D50" w:rsidRPr="00B0262E" w:rsidRDefault="00000000">
            <w:pPr>
              <w:widowControl w:val="0"/>
              <w:spacing w:line="240" w:lineRule="auto"/>
            </w:pPr>
            <w:r w:rsidRPr="00B0262E">
              <w:t xml:space="preserve">Imagen de referencia </w:t>
            </w:r>
            <w:hyperlink r:id="rId20">
              <w:r w:rsidRPr="00B0262E">
                <w:rPr>
                  <w:color w:val="0000FF"/>
                  <w:u w:val="single"/>
                </w:rPr>
                <w:t>https://cutt.ly/sXEBj1G</w:t>
              </w:r>
            </w:hyperlink>
            <w:r w:rsidRPr="00B0262E">
              <w:t xml:space="preserve"> </w:t>
            </w:r>
          </w:p>
          <w:p w14:paraId="0000007F" w14:textId="77777777" w:rsidR="003D7D50" w:rsidRPr="00B0262E" w:rsidRDefault="00000000">
            <w:pPr>
              <w:spacing w:after="120" w:line="240" w:lineRule="auto"/>
            </w:pPr>
            <w:r w:rsidRPr="00E92458">
              <w:rPr>
                <w:color w:val="000000"/>
              </w:rPr>
              <w:t>228130_i6</w:t>
            </w:r>
          </w:p>
        </w:tc>
      </w:tr>
      <w:tr w:rsidR="003D7D50" w:rsidRPr="00B0262E" w14:paraId="36851DCC" w14:textId="77777777">
        <w:trPr>
          <w:trHeight w:val="420"/>
        </w:trPr>
        <w:tc>
          <w:tcPr>
            <w:tcW w:w="1560" w:type="dxa"/>
            <w:shd w:val="clear" w:color="auto" w:fill="auto"/>
            <w:tcMar>
              <w:top w:w="100" w:type="dxa"/>
              <w:left w:w="100" w:type="dxa"/>
              <w:bottom w:w="100" w:type="dxa"/>
              <w:right w:w="100" w:type="dxa"/>
            </w:tcMar>
          </w:tcPr>
          <w:p w14:paraId="00000080" w14:textId="77777777" w:rsidR="003D7D50" w:rsidRPr="00B0262E" w:rsidRDefault="00000000">
            <w:pPr>
              <w:widowControl w:val="0"/>
              <w:spacing w:line="240" w:lineRule="auto"/>
              <w:rPr>
                <w:b/>
              </w:rPr>
            </w:pPr>
            <w:r w:rsidRPr="00B0262E">
              <w:rPr>
                <w:b/>
                <w:color w:val="000000" w:themeColor="text1"/>
              </w:rPr>
              <w:lastRenderedPageBreak/>
              <w:t>Década de 1990</w:t>
            </w:r>
          </w:p>
        </w:tc>
        <w:tc>
          <w:tcPr>
            <w:tcW w:w="6982" w:type="dxa"/>
            <w:shd w:val="clear" w:color="auto" w:fill="auto"/>
            <w:tcMar>
              <w:top w:w="100" w:type="dxa"/>
              <w:left w:w="100" w:type="dxa"/>
              <w:bottom w:w="100" w:type="dxa"/>
              <w:right w:w="100" w:type="dxa"/>
            </w:tcMar>
          </w:tcPr>
          <w:p w14:paraId="746E4C88" w14:textId="057A2143" w:rsidR="00C85338" w:rsidRPr="00B0262E" w:rsidRDefault="00000000">
            <w:pPr>
              <w:widowControl w:val="0"/>
              <w:spacing w:line="240" w:lineRule="auto"/>
            </w:pPr>
            <w:r w:rsidRPr="00B0262E">
              <w:t xml:space="preserve">En esta época la investigación dio un cambio hacia las bases de datos orientadas a objetos, las cuales han tenido </w:t>
            </w:r>
            <w:r w:rsidR="00952086" w:rsidRPr="00B0262E">
              <w:t xml:space="preserve">un </w:t>
            </w:r>
            <w:r w:rsidRPr="00B0262E">
              <w:t>gran desempeño en el manejo de datos complejos</w:t>
            </w:r>
            <w:r w:rsidR="00952086" w:rsidRPr="00B0262E">
              <w:t>.</w:t>
            </w:r>
            <w:r w:rsidR="003220D3" w:rsidRPr="00B0262E">
              <w:t xml:space="preserve"> </w:t>
            </w:r>
            <w:r w:rsidR="00952086" w:rsidRPr="00B0262E">
              <w:t>E</w:t>
            </w:r>
            <w:r w:rsidRPr="00B0262E">
              <w:t xml:space="preserve">l desarrollo de las herramientas como </w:t>
            </w:r>
            <w:r w:rsidRPr="00B0262E">
              <w:rPr>
                <w:i/>
                <w:iCs/>
              </w:rPr>
              <w:t>Access</w:t>
            </w:r>
            <w:r w:rsidRPr="00B0262E">
              <w:t xml:space="preserve"> del paquete de </w:t>
            </w:r>
            <w:r w:rsidRPr="00B0262E">
              <w:rPr>
                <w:i/>
                <w:iCs/>
              </w:rPr>
              <w:t>Microsoft Office</w:t>
            </w:r>
            <w:r w:rsidRPr="00B0262E">
              <w:t>, cre</w:t>
            </w:r>
            <w:r w:rsidR="003220D3" w:rsidRPr="00B0262E">
              <w:t>ó</w:t>
            </w:r>
            <w:r w:rsidRPr="00B0262E">
              <w:t xml:space="preserve"> el inicio de las bases de datos orientadas a objetos.</w:t>
            </w:r>
            <w:r w:rsidR="003220D3" w:rsidRPr="00B0262E">
              <w:t xml:space="preserve"> De esta forma se </w:t>
            </w:r>
            <w:r w:rsidR="00C85338" w:rsidRPr="00B0262E">
              <w:t>originó</w:t>
            </w:r>
            <w:r w:rsidR="003220D3" w:rsidRPr="00B0262E">
              <w:t xml:space="preserve"> la </w:t>
            </w:r>
            <w:r w:rsidRPr="00B0262E">
              <w:t>tercera generación de sistemas gestores de bases de datos.</w:t>
            </w:r>
          </w:p>
          <w:p w14:paraId="0D2725C0" w14:textId="77777777" w:rsidR="00C85338" w:rsidRPr="00B0262E" w:rsidRDefault="00C85338">
            <w:pPr>
              <w:widowControl w:val="0"/>
              <w:spacing w:line="240" w:lineRule="auto"/>
            </w:pPr>
          </w:p>
          <w:p w14:paraId="00000082" w14:textId="395AB1E6" w:rsidR="003D7D50" w:rsidRPr="00B0262E" w:rsidRDefault="00C85338">
            <w:pPr>
              <w:widowControl w:val="0"/>
              <w:spacing w:line="240" w:lineRule="auto"/>
            </w:pPr>
            <w:r w:rsidRPr="00B0262E">
              <w:t xml:space="preserve">Como consecuencia, surgieron varios cambios en el lenguaje SQL, agregando nuevas funcionalidades como lo fueron: expresiones regulares, consultas recursivas, </w:t>
            </w:r>
            <w:proofErr w:type="spellStart"/>
            <w:r w:rsidRPr="00B0262E">
              <w:rPr>
                <w:i/>
                <w:iCs/>
              </w:rPr>
              <w:t>triggers</w:t>
            </w:r>
            <w:proofErr w:type="spellEnd"/>
            <w:r w:rsidRPr="00B0262E">
              <w:rPr>
                <w:i/>
                <w:iCs/>
              </w:rPr>
              <w:t>,</w:t>
            </w:r>
            <w:r w:rsidRPr="00B0262E">
              <w:t xml:space="preserve"> etc.</w:t>
            </w:r>
          </w:p>
          <w:p w14:paraId="134E889F" w14:textId="77777777" w:rsidR="00352B2B" w:rsidRPr="00B0262E" w:rsidRDefault="00352B2B">
            <w:pPr>
              <w:widowControl w:val="0"/>
              <w:spacing w:line="240" w:lineRule="auto"/>
            </w:pPr>
          </w:p>
          <w:p w14:paraId="00000083" w14:textId="0E314EFC" w:rsidR="003D7D50" w:rsidRPr="00B0262E" w:rsidRDefault="00674D87">
            <w:pPr>
              <w:widowControl w:val="0"/>
              <w:spacing w:line="240" w:lineRule="auto"/>
            </w:pPr>
            <w:r w:rsidRPr="00B0262E">
              <w:t>Por otra parte, e</w:t>
            </w:r>
            <w:r w:rsidR="00352B2B" w:rsidRPr="00B0262E">
              <w:t>n</w:t>
            </w:r>
            <w:r w:rsidRPr="00B0262E">
              <w:t xml:space="preserve"> el auge de la década de los noventa sería es el nacimiento del </w:t>
            </w:r>
            <w:proofErr w:type="spellStart"/>
            <w:r w:rsidRPr="00B0262E">
              <w:rPr>
                <w:i/>
                <w:iCs/>
              </w:rPr>
              <w:t>World</w:t>
            </w:r>
            <w:proofErr w:type="spellEnd"/>
            <w:r w:rsidRPr="00B0262E">
              <w:rPr>
                <w:i/>
                <w:iCs/>
              </w:rPr>
              <w:t xml:space="preserve"> Wide Web,</w:t>
            </w:r>
            <w:r w:rsidRPr="00B0262E">
              <w:t xml:space="preserve"> lo cual fue una gran ayuda, ya que a través de este se mejora la consulta a bases de datos.</w:t>
            </w:r>
          </w:p>
        </w:tc>
        <w:tc>
          <w:tcPr>
            <w:tcW w:w="7160" w:type="dxa"/>
            <w:shd w:val="clear" w:color="auto" w:fill="auto"/>
            <w:tcMar>
              <w:top w:w="100" w:type="dxa"/>
              <w:left w:w="100" w:type="dxa"/>
              <w:bottom w:w="100" w:type="dxa"/>
              <w:right w:w="100" w:type="dxa"/>
            </w:tcMar>
          </w:tcPr>
          <w:p w14:paraId="00000084" w14:textId="77777777" w:rsidR="003D7D50" w:rsidRPr="00B0262E" w:rsidRDefault="00000000">
            <w:pPr>
              <w:widowControl w:val="0"/>
              <w:spacing w:line="240" w:lineRule="auto"/>
            </w:pPr>
            <w:r w:rsidRPr="00B0262E">
              <w:rPr>
                <w:noProof/>
              </w:rPr>
              <w:drawing>
                <wp:inline distT="0" distB="0" distL="0" distR="0" wp14:anchorId="39F8141D" wp14:editId="7D285E65">
                  <wp:extent cx="2661301" cy="1498313"/>
                  <wp:effectExtent l="0" t="0" r="0" b="0"/>
                  <wp:docPr id="158" name="image24.jpg" descr="Domain names - internet and web telecommunication concept. 3d rendering"/>
                  <wp:cNvGraphicFramePr/>
                  <a:graphic xmlns:a="http://schemas.openxmlformats.org/drawingml/2006/main">
                    <a:graphicData uri="http://schemas.openxmlformats.org/drawingml/2006/picture">
                      <pic:pic xmlns:pic="http://schemas.openxmlformats.org/drawingml/2006/picture">
                        <pic:nvPicPr>
                          <pic:cNvPr id="0" name="image24.jpg" descr="Domain names - internet and web telecommunication concept. 3d rendering"/>
                          <pic:cNvPicPr preferRelativeResize="0"/>
                        </pic:nvPicPr>
                        <pic:blipFill>
                          <a:blip r:embed="rId21"/>
                          <a:srcRect/>
                          <a:stretch>
                            <a:fillRect/>
                          </a:stretch>
                        </pic:blipFill>
                        <pic:spPr>
                          <a:xfrm>
                            <a:off x="0" y="0"/>
                            <a:ext cx="2661301" cy="1498313"/>
                          </a:xfrm>
                          <a:prstGeom prst="rect">
                            <a:avLst/>
                          </a:prstGeom>
                          <a:ln/>
                        </pic:spPr>
                      </pic:pic>
                    </a:graphicData>
                  </a:graphic>
                </wp:inline>
              </w:drawing>
            </w:r>
          </w:p>
          <w:p w14:paraId="00000085" w14:textId="77777777" w:rsidR="003D7D50" w:rsidRPr="00B0262E" w:rsidRDefault="00000000">
            <w:pPr>
              <w:widowControl w:val="0"/>
              <w:spacing w:line="240" w:lineRule="auto"/>
            </w:pPr>
            <w:r w:rsidRPr="00B0262E">
              <w:t xml:space="preserve">Imagen de referencia </w:t>
            </w:r>
            <w:hyperlink r:id="rId22">
              <w:r w:rsidRPr="00B0262E">
                <w:rPr>
                  <w:color w:val="0000FF"/>
                  <w:u w:val="single"/>
                </w:rPr>
                <w:t>https://cutt.ly/wXEBDDA</w:t>
              </w:r>
            </w:hyperlink>
            <w:r w:rsidRPr="00B0262E">
              <w:t xml:space="preserve"> </w:t>
            </w:r>
          </w:p>
          <w:p w14:paraId="00000086" w14:textId="77777777" w:rsidR="003D7D50" w:rsidRPr="00B0262E" w:rsidRDefault="00000000">
            <w:pPr>
              <w:spacing w:after="120" w:line="240" w:lineRule="auto"/>
            </w:pPr>
            <w:r w:rsidRPr="00E92458">
              <w:rPr>
                <w:color w:val="000000"/>
              </w:rPr>
              <w:t>228130_i7</w:t>
            </w:r>
          </w:p>
        </w:tc>
      </w:tr>
      <w:tr w:rsidR="003D7D50" w:rsidRPr="00B0262E" w14:paraId="2BD4F267" w14:textId="77777777">
        <w:trPr>
          <w:trHeight w:val="420"/>
        </w:trPr>
        <w:tc>
          <w:tcPr>
            <w:tcW w:w="1560" w:type="dxa"/>
            <w:shd w:val="clear" w:color="auto" w:fill="auto"/>
            <w:tcMar>
              <w:top w:w="100" w:type="dxa"/>
              <w:left w:w="100" w:type="dxa"/>
              <w:bottom w:w="100" w:type="dxa"/>
              <w:right w:w="100" w:type="dxa"/>
            </w:tcMar>
          </w:tcPr>
          <w:p w14:paraId="00000087" w14:textId="77777777" w:rsidR="003D7D50" w:rsidRPr="00B0262E" w:rsidRDefault="00000000">
            <w:pPr>
              <w:widowControl w:val="0"/>
              <w:spacing w:line="240" w:lineRule="auto"/>
              <w:rPr>
                <w:b/>
              </w:rPr>
            </w:pPr>
            <w:r w:rsidRPr="00B0262E">
              <w:rPr>
                <w:b/>
                <w:color w:val="000000" w:themeColor="text1"/>
              </w:rPr>
              <w:t>Siglo XXI</w:t>
            </w:r>
          </w:p>
        </w:tc>
        <w:tc>
          <w:tcPr>
            <w:tcW w:w="6982" w:type="dxa"/>
            <w:shd w:val="clear" w:color="auto" w:fill="auto"/>
            <w:tcMar>
              <w:top w:w="100" w:type="dxa"/>
              <w:left w:w="100" w:type="dxa"/>
              <w:bottom w:w="100" w:type="dxa"/>
              <w:right w:w="100" w:type="dxa"/>
            </w:tcMar>
          </w:tcPr>
          <w:p w14:paraId="00000088" w14:textId="31CD0A65" w:rsidR="003D7D50" w:rsidRPr="00B0262E" w:rsidRDefault="00000000">
            <w:pPr>
              <w:widowControl w:val="0"/>
              <w:spacing w:line="240" w:lineRule="auto"/>
            </w:pPr>
            <w:r w:rsidRPr="00B0262E">
              <w:t>Las industrias que dominan el mercado en sistemas de gestores de base</w:t>
            </w:r>
            <w:r w:rsidR="00733579" w:rsidRPr="00B0262E">
              <w:t>s</w:t>
            </w:r>
            <w:r w:rsidRPr="00B0262E">
              <w:t xml:space="preserve"> de datos son:</w:t>
            </w:r>
          </w:p>
          <w:p w14:paraId="00000089" w14:textId="77777777" w:rsidR="003D7D50" w:rsidRPr="00B0262E" w:rsidRDefault="003D7D50">
            <w:pPr>
              <w:widowControl w:val="0"/>
              <w:spacing w:line="240" w:lineRule="auto"/>
            </w:pPr>
          </w:p>
          <w:p w14:paraId="0000008A" w14:textId="3A6CCD6B" w:rsidR="003D7D50" w:rsidRPr="00B0262E" w:rsidRDefault="00000000" w:rsidP="00EC1D69">
            <w:pPr>
              <w:pStyle w:val="Prrafodelista"/>
              <w:widowControl w:val="0"/>
              <w:numPr>
                <w:ilvl w:val="0"/>
                <w:numId w:val="23"/>
              </w:numPr>
              <w:spacing w:line="240" w:lineRule="auto"/>
              <w:rPr>
                <w:i/>
                <w:iCs/>
              </w:rPr>
            </w:pPr>
            <w:r w:rsidRPr="00B0262E">
              <w:rPr>
                <w:i/>
                <w:iCs/>
              </w:rPr>
              <w:t>IBM</w:t>
            </w:r>
          </w:p>
          <w:p w14:paraId="0000008B" w14:textId="6168C446" w:rsidR="003D7D50" w:rsidRPr="00B0262E" w:rsidRDefault="00000000" w:rsidP="00EC1D69">
            <w:pPr>
              <w:pStyle w:val="Prrafodelista"/>
              <w:widowControl w:val="0"/>
              <w:numPr>
                <w:ilvl w:val="0"/>
                <w:numId w:val="23"/>
              </w:numPr>
              <w:spacing w:line="240" w:lineRule="auto"/>
              <w:rPr>
                <w:i/>
                <w:iCs/>
              </w:rPr>
            </w:pPr>
            <w:r w:rsidRPr="00B0262E">
              <w:rPr>
                <w:i/>
                <w:iCs/>
              </w:rPr>
              <w:t>Microsoft</w:t>
            </w:r>
          </w:p>
          <w:p w14:paraId="0000008C" w14:textId="7C3A87A9" w:rsidR="003D7D50" w:rsidRPr="00B0262E" w:rsidRDefault="00741B7B" w:rsidP="00EC1D69">
            <w:pPr>
              <w:pStyle w:val="Prrafodelista"/>
              <w:widowControl w:val="0"/>
              <w:numPr>
                <w:ilvl w:val="0"/>
                <w:numId w:val="23"/>
              </w:numPr>
              <w:spacing w:line="240" w:lineRule="auto"/>
              <w:rPr>
                <w:i/>
                <w:iCs/>
              </w:rPr>
            </w:pPr>
            <w:r w:rsidRPr="00B0262E">
              <w:rPr>
                <w:i/>
                <w:iCs/>
              </w:rPr>
              <w:t>Oracle</w:t>
            </w:r>
          </w:p>
          <w:p w14:paraId="0000008D" w14:textId="77777777" w:rsidR="003D7D50" w:rsidRPr="00B0262E" w:rsidRDefault="003D7D50">
            <w:pPr>
              <w:widowControl w:val="0"/>
              <w:spacing w:line="240" w:lineRule="auto"/>
            </w:pPr>
          </w:p>
          <w:p w14:paraId="0000008E" w14:textId="09BFD039" w:rsidR="003D7D50" w:rsidRPr="00B0262E" w:rsidRDefault="00000000">
            <w:pPr>
              <w:widowControl w:val="0"/>
              <w:spacing w:line="240" w:lineRule="auto"/>
            </w:pPr>
            <w:r w:rsidRPr="00B0262E">
              <w:t>Est</w:t>
            </w:r>
            <w:r w:rsidR="00733579" w:rsidRPr="00B0262E">
              <w:t>as</w:t>
            </w:r>
            <w:r w:rsidRPr="00B0262E">
              <w:t xml:space="preserve"> son bases de datos con el lenguaje SQL, pero están surgiendo las bases de datos NoSQL (bases de datos no relacionales), </w:t>
            </w:r>
            <w:r w:rsidR="006A06EA" w:rsidRPr="00B0262E">
              <w:t>que,</w:t>
            </w:r>
            <w:r w:rsidRPr="00B0262E">
              <w:t xml:space="preserve"> gracias al manejo de </w:t>
            </w:r>
            <w:r w:rsidR="006A06EA" w:rsidRPr="00B0262E">
              <w:t xml:space="preserve">un </w:t>
            </w:r>
            <w:r w:rsidRPr="00B0262E">
              <w:t>gran volumen de información con un flujo constante</w:t>
            </w:r>
            <w:r w:rsidR="00753148" w:rsidRPr="00B0262E">
              <w:t>,</w:t>
            </w:r>
            <w:r w:rsidRPr="00B0262E">
              <w:t xml:space="preserve"> como lo son las redes sociales</w:t>
            </w:r>
            <w:r w:rsidR="00753148" w:rsidRPr="00B0262E">
              <w:t>,</w:t>
            </w:r>
            <w:r w:rsidRPr="00B0262E">
              <w:t xml:space="preserve"> dio pie a grandes industrias</w:t>
            </w:r>
            <w:r w:rsidR="00165B4B" w:rsidRPr="00B0262E">
              <w:t xml:space="preserve"> que implementaron</w:t>
            </w:r>
            <w:r w:rsidRPr="00B0262E">
              <w:t xml:space="preserve"> este tipo de bases de datos</w:t>
            </w:r>
            <w:r w:rsidR="00165B4B" w:rsidRPr="00B0262E">
              <w:t>,</w:t>
            </w:r>
            <w:r w:rsidRPr="00B0262E">
              <w:t xml:space="preserve"> como </w:t>
            </w:r>
            <w:r w:rsidR="00A85C8B" w:rsidRPr="00B0262E">
              <w:t>son:</w:t>
            </w:r>
            <w:r w:rsidRPr="00B0262E">
              <w:t xml:space="preserve"> </w:t>
            </w:r>
            <w:r w:rsidRPr="00B0262E">
              <w:rPr>
                <w:i/>
                <w:iCs/>
              </w:rPr>
              <w:t>Facebook</w:t>
            </w:r>
            <w:r w:rsidR="001E0661" w:rsidRPr="00B0262E">
              <w:t xml:space="preserve"> y </w:t>
            </w:r>
            <w:r w:rsidRPr="00B0262E">
              <w:rPr>
                <w:i/>
                <w:iCs/>
              </w:rPr>
              <w:t>Twitter,</w:t>
            </w:r>
            <w:r w:rsidRPr="00B0262E">
              <w:t xml:space="preserve"> etc.  Algunas de estas bases de datos NoSQL son: </w:t>
            </w:r>
            <w:proofErr w:type="spellStart"/>
            <w:r w:rsidRPr="00B0262E">
              <w:rPr>
                <w:i/>
                <w:iCs/>
              </w:rPr>
              <w:t>Cassandra</w:t>
            </w:r>
            <w:proofErr w:type="spellEnd"/>
            <w:r w:rsidRPr="00B0262E">
              <w:t xml:space="preserve">, </w:t>
            </w:r>
            <w:r w:rsidRPr="00B0262E">
              <w:rPr>
                <w:i/>
                <w:iCs/>
              </w:rPr>
              <w:t>MongoDB</w:t>
            </w:r>
            <w:r w:rsidRPr="00B0262E">
              <w:t xml:space="preserve">, </w:t>
            </w:r>
            <w:proofErr w:type="spellStart"/>
            <w:r w:rsidRPr="00B0262E">
              <w:rPr>
                <w:i/>
                <w:iCs/>
              </w:rPr>
              <w:t>HBase</w:t>
            </w:r>
            <w:proofErr w:type="spellEnd"/>
            <w:r w:rsidRPr="00B0262E">
              <w:rPr>
                <w:i/>
                <w:iCs/>
              </w:rPr>
              <w:t>,</w:t>
            </w:r>
            <w:r w:rsidRPr="00B0262E">
              <w:t xml:space="preserve"> etc.</w:t>
            </w:r>
          </w:p>
        </w:tc>
        <w:tc>
          <w:tcPr>
            <w:tcW w:w="7160" w:type="dxa"/>
            <w:shd w:val="clear" w:color="auto" w:fill="auto"/>
            <w:tcMar>
              <w:top w:w="100" w:type="dxa"/>
              <w:left w:w="100" w:type="dxa"/>
              <w:bottom w:w="100" w:type="dxa"/>
              <w:right w:w="100" w:type="dxa"/>
            </w:tcMar>
          </w:tcPr>
          <w:p w14:paraId="0000008F" w14:textId="77777777" w:rsidR="003D7D50" w:rsidRPr="00B0262E" w:rsidRDefault="00000000">
            <w:pPr>
              <w:widowControl w:val="0"/>
              <w:spacing w:line="240" w:lineRule="auto"/>
            </w:pPr>
            <w:r w:rsidRPr="00B0262E">
              <w:rPr>
                <w:noProof/>
              </w:rPr>
              <w:drawing>
                <wp:inline distT="0" distB="0" distL="0" distR="0" wp14:anchorId="10BA3BEF" wp14:editId="539A0163">
                  <wp:extent cx="2474872" cy="1650739"/>
                  <wp:effectExtent l="0" t="0" r="0" b="0"/>
                  <wp:docPr id="161" name="image26.jpg" descr="Kyiv, Ukraine - September 5, 2019: A paper cubes collection with printed logos of world-famous social networks and online messengers, such as Facebook, Instagram, YouTube, Telegram and others."/>
                  <wp:cNvGraphicFramePr/>
                  <a:graphic xmlns:a="http://schemas.openxmlformats.org/drawingml/2006/main">
                    <a:graphicData uri="http://schemas.openxmlformats.org/drawingml/2006/picture">
                      <pic:pic xmlns:pic="http://schemas.openxmlformats.org/drawingml/2006/picture">
                        <pic:nvPicPr>
                          <pic:cNvPr id="0" name="image26.jpg" descr="Kyiv, Ukraine - September 5, 2019: A paper cubes collection with printed logos of world-famous social networks and online messengers, such as Facebook, Instagram, YouTube, Telegram and others."/>
                          <pic:cNvPicPr preferRelativeResize="0"/>
                        </pic:nvPicPr>
                        <pic:blipFill>
                          <a:blip r:embed="rId23"/>
                          <a:srcRect/>
                          <a:stretch>
                            <a:fillRect/>
                          </a:stretch>
                        </pic:blipFill>
                        <pic:spPr>
                          <a:xfrm>
                            <a:off x="0" y="0"/>
                            <a:ext cx="2474872" cy="1650739"/>
                          </a:xfrm>
                          <a:prstGeom prst="rect">
                            <a:avLst/>
                          </a:prstGeom>
                          <a:ln/>
                        </pic:spPr>
                      </pic:pic>
                    </a:graphicData>
                  </a:graphic>
                </wp:inline>
              </w:drawing>
            </w:r>
            <w:r w:rsidRPr="00B0262E">
              <w:t xml:space="preserve"> </w:t>
            </w:r>
          </w:p>
          <w:p w14:paraId="00000090" w14:textId="77777777" w:rsidR="003D7D50" w:rsidRPr="00B0262E" w:rsidRDefault="00000000">
            <w:pPr>
              <w:widowControl w:val="0"/>
              <w:spacing w:line="240" w:lineRule="auto"/>
            </w:pPr>
            <w:r w:rsidRPr="00B0262E">
              <w:t xml:space="preserve">Imagen de referencia </w:t>
            </w:r>
            <w:hyperlink r:id="rId24">
              <w:r w:rsidRPr="00B0262E">
                <w:rPr>
                  <w:color w:val="0000FF"/>
                  <w:u w:val="single"/>
                </w:rPr>
                <w:t>https://cutt.ly/4XENrYl</w:t>
              </w:r>
            </w:hyperlink>
            <w:r w:rsidRPr="00B0262E">
              <w:t xml:space="preserve"> </w:t>
            </w:r>
          </w:p>
          <w:p w14:paraId="00000091" w14:textId="77777777" w:rsidR="003D7D50" w:rsidRPr="00B0262E" w:rsidRDefault="00000000">
            <w:pPr>
              <w:spacing w:after="120" w:line="240" w:lineRule="auto"/>
            </w:pPr>
            <w:r w:rsidRPr="00E92458">
              <w:rPr>
                <w:color w:val="000000"/>
              </w:rPr>
              <w:t>228130_i8</w:t>
            </w:r>
          </w:p>
        </w:tc>
      </w:tr>
    </w:tbl>
    <w:p w14:paraId="00000092" w14:textId="77777777" w:rsidR="003D7D50" w:rsidRPr="00B0262E" w:rsidRDefault="003D7D50">
      <w:pPr>
        <w:spacing w:after="120" w:line="240" w:lineRule="auto"/>
        <w:ind w:left="720"/>
        <w:jc w:val="both"/>
      </w:pPr>
    </w:p>
    <w:p w14:paraId="00000093" w14:textId="77777777" w:rsidR="003D7D50" w:rsidRPr="00B0262E" w:rsidRDefault="00000000">
      <w:pPr>
        <w:spacing w:after="120" w:line="240" w:lineRule="auto"/>
        <w:rPr>
          <w:bCs/>
        </w:rPr>
      </w:pPr>
      <w:r w:rsidRPr="00B0262E">
        <w:rPr>
          <w:bCs/>
        </w:rPr>
        <w:t xml:space="preserve">1.2 Características de un sistema de BD </w:t>
      </w:r>
    </w:p>
    <w:tbl>
      <w:tblPr>
        <w:tblStyle w:val="a8"/>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23642459" w14:textId="77777777">
        <w:trPr>
          <w:trHeight w:val="580"/>
        </w:trPr>
        <w:tc>
          <w:tcPr>
            <w:tcW w:w="1676" w:type="dxa"/>
            <w:shd w:val="clear" w:color="auto" w:fill="C9DAF8"/>
            <w:tcMar>
              <w:top w:w="100" w:type="dxa"/>
              <w:left w:w="100" w:type="dxa"/>
              <w:bottom w:w="100" w:type="dxa"/>
              <w:right w:w="100" w:type="dxa"/>
            </w:tcMar>
          </w:tcPr>
          <w:p w14:paraId="00000094" w14:textId="77777777" w:rsidR="003D7D50" w:rsidRPr="00B0262E" w:rsidRDefault="00000000">
            <w:pPr>
              <w:widowControl w:val="0"/>
              <w:pBdr>
                <w:top w:val="nil"/>
                <w:left w:val="nil"/>
                <w:bottom w:val="nil"/>
                <w:right w:val="nil"/>
                <w:between w:val="nil"/>
              </w:pBdr>
              <w:spacing w:line="240" w:lineRule="auto"/>
            </w:pPr>
            <w:r w:rsidRPr="00B0262E">
              <w:t>Tipo de recurso</w:t>
            </w:r>
          </w:p>
        </w:tc>
        <w:tc>
          <w:tcPr>
            <w:tcW w:w="14025" w:type="dxa"/>
            <w:shd w:val="clear" w:color="auto" w:fill="C9DAF8"/>
            <w:tcMar>
              <w:top w:w="100" w:type="dxa"/>
              <w:left w:w="100" w:type="dxa"/>
              <w:bottom w:w="100" w:type="dxa"/>
              <w:right w:w="100" w:type="dxa"/>
            </w:tcMar>
          </w:tcPr>
          <w:p w14:paraId="00000095" w14:textId="77777777" w:rsidR="003D7D50" w:rsidRPr="00B0262E" w:rsidRDefault="00000000">
            <w:pPr>
              <w:pStyle w:val="Ttulo"/>
              <w:jc w:val="center"/>
              <w:rPr>
                <w:sz w:val="22"/>
                <w:szCs w:val="22"/>
              </w:rPr>
            </w:pPr>
            <w:r w:rsidRPr="00B0262E">
              <w:rPr>
                <w:sz w:val="22"/>
                <w:szCs w:val="22"/>
              </w:rPr>
              <w:t>Cajón de texto de color</w:t>
            </w:r>
          </w:p>
        </w:tc>
      </w:tr>
      <w:tr w:rsidR="003D7D50" w:rsidRPr="00B0262E" w14:paraId="53D33662" w14:textId="77777777">
        <w:trPr>
          <w:trHeight w:val="420"/>
        </w:trPr>
        <w:tc>
          <w:tcPr>
            <w:tcW w:w="15701" w:type="dxa"/>
            <w:gridSpan w:val="2"/>
            <w:shd w:val="clear" w:color="auto" w:fill="auto"/>
            <w:tcMar>
              <w:top w:w="100" w:type="dxa"/>
              <w:left w:w="100" w:type="dxa"/>
              <w:bottom w:w="100" w:type="dxa"/>
              <w:right w:w="100" w:type="dxa"/>
            </w:tcMar>
          </w:tcPr>
          <w:p w14:paraId="00000096" w14:textId="0FD5D3F8" w:rsidR="003D7D50" w:rsidRPr="00B0262E" w:rsidRDefault="00000000">
            <w:pPr>
              <w:spacing w:after="120" w:line="240" w:lineRule="auto"/>
              <w:jc w:val="both"/>
            </w:pPr>
            <w:r w:rsidRPr="00B0262E">
              <w:lastRenderedPageBreak/>
              <w:t>Un sistema de bases de datos es un conjunto de programas que permiten</w:t>
            </w:r>
            <w:r w:rsidR="006357F1" w:rsidRPr="00B0262E">
              <w:t xml:space="preserve"> su</w:t>
            </w:r>
            <w:r w:rsidRPr="00B0262E">
              <w:t xml:space="preserve"> gesti</w:t>
            </w:r>
            <w:r w:rsidR="006357F1" w:rsidRPr="00B0262E">
              <w:t>ón</w:t>
            </w:r>
            <w:r w:rsidRPr="00B0262E">
              <w:t>. En pocas palabras, permite realizar las operaciones de almacenar, modificar, listar y eliminar la información de</w:t>
            </w:r>
            <w:r w:rsidR="006357F1" w:rsidRPr="00B0262E">
              <w:t xml:space="preserve"> estas</w:t>
            </w:r>
            <w:r w:rsidRPr="00B0262E">
              <w:t xml:space="preserve">. Su principal función es permitir la conectividad entre las bases de datos y los usuarios finales, o programas correspondientes; estructurando los datos y permitiendo su acceso. </w:t>
            </w:r>
          </w:p>
          <w:p w14:paraId="00000097" w14:textId="1E248AC7" w:rsidR="003D7D50" w:rsidRPr="00B0262E" w:rsidRDefault="00B32231">
            <w:pPr>
              <w:spacing w:after="120" w:line="240" w:lineRule="auto"/>
            </w:pPr>
            <w:r w:rsidRPr="00B0262E">
              <w:t>Las principales características de un SGBD (sistema gestor de bases de datos) son:</w:t>
            </w:r>
          </w:p>
          <w:p w14:paraId="00000098" w14:textId="77777777" w:rsidR="003D7D50" w:rsidRPr="00B0262E" w:rsidRDefault="00000000">
            <w:pPr>
              <w:numPr>
                <w:ilvl w:val="0"/>
                <w:numId w:val="16"/>
              </w:numPr>
              <w:pBdr>
                <w:top w:val="nil"/>
                <w:left w:val="nil"/>
                <w:bottom w:val="nil"/>
                <w:right w:val="nil"/>
                <w:between w:val="nil"/>
              </w:pBdr>
              <w:spacing w:line="240" w:lineRule="auto"/>
              <w:rPr>
                <w:color w:val="000000"/>
              </w:rPr>
            </w:pPr>
            <w:r w:rsidRPr="00B0262E">
              <w:rPr>
                <w:color w:val="000000"/>
              </w:rPr>
              <w:t>Permite la accesibilidad de los datos de una forma eficiente y eficaz.</w:t>
            </w:r>
          </w:p>
          <w:p w14:paraId="00000099" w14:textId="77777777" w:rsidR="003D7D50" w:rsidRPr="00B0262E" w:rsidRDefault="00000000">
            <w:pPr>
              <w:numPr>
                <w:ilvl w:val="0"/>
                <w:numId w:val="16"/>
              </w:numPr>
              <w:pBdr>
                <w:top w:val="nil"/>
                <w:left w:val="nil"/>
                <w:bottom w:val="nil"/>
                <w:right w:val="nil"/>
                <w:between w:val="nil"/>
              </w:pBdr>
              <w:spacing w:line="240" w:lineRule="auto"/>
              <w:rPr>
                <w:color w:val="000000"/>
              </w:rPr>
            </w:pPr>
            <w:r w:rsidRPr="00B0262E">
              <w:rPr>
                <w:color w:val="000000"/>
              </w:rPr>
              <w:t>Gestiona estructuradamente los datos para una óptima conectividad entre los usuarios finales o programas.</w:t>
            </w:r>
          </w:p>
          <w:p w14:paraId="0000009A" w14:textId="77777777" w:rsidR="003D7D50" w:rsidRPr="00B0262E" w:rsidRDefault="00000000">
            <w:pPr>
              <w:numPr>
                <w:ilvl w:val="0"/>
                <w:numId w:val="16"/>
              </w:numPr>
              <w:pBdr>
                <w:top w:val="nil"/>
                <w:left w:val="nil"/>
                <w:bottom w:val="nil"/>
                <w:right w:val="nil"/>
                <w:between w:val="nil"/>
              </w:pBdr>
              <w:spacing w:line="240" w:lineRule="auto"/>
              <w:rPr>
                <w:color w:val="000000"/>
              </w:rPr>
            </w:pPr>
            <w:r w:rsidRPr="00B0262E">
              <w:rPr>
                <w:color w:val="000000"/>
              </w:rPr>
              <w:t xml:space="preserve">Dispone de un lenguaje de programación que permite la manipulación de los datos, mediante la implementación de diferentes operaciones. </w:t>
            </w:r>
          </w:p>
          <w:p w14:paraId="0000009B" w14:textId="77777777" w:rsidR="003D7D50" w:rsidRPr="00B0262E" w:rsidRDefault="00000000">
            <w:pPr>
              <w:numPr>
                <w:ilvl w:val="0"/>
                <w:numId w:val="16"/>
              </w:numPr>
              <w:pBdr>
                <w:top w:val="nil"/>
                <w:left w:val="nil"/>
                <w:bottom w:val="nil"/>
                <w:right w:val="nil"/>
                <w:between w:val="nil"/>
              </w:pBdr>
              <w:spacing w:line="240" w:lineRule="auto"/>
              <w:rPr>
                <w:color w:val="000000"/>
              </w:rPr>
            </w:pPr>
            <w:r w:rsidRPr="00B0262E">
              <w:rPr>
                <w:color w:val="000000"/>
              </w:rPr>
              <w:t>Proporciona integridad y seguridad en los datos.</w:t>
            </w:r>
          </w:p>
          <w:p w14:paraId="0000009C" w14:textId="77777777" w:rsidR="003D7D50" w:rsidRPr="00B0262E" w:rsidRDefault="00000000">
            <w:pPr>
              <w:numPr>
                <w:ilvl w:val="0"/>
                <w:numId w:val="16"/>
              </w:numPr>
              <w:pBdr>
                <w:top w:val="nil"/>
                <w:left w:val="nil"/>
                <w:bottom w:val="nil"/>
                <w:right w:val="nil"/>
                <w:between w:val="nil"/>
              </w:pBdr>
              <w:spacing w:line="240" w:lineRule="auto"/>
              <w:rPr>
                <w:color w:val="000000"/>
              </w:rPr>
            </w:pPr>
            <w:r w:rsidRPr="00B0262E">
              <w:rPr>
                <w:color w:val="000000"/>
              </w:rPr>
              <w:t xml:space="preserve">Dispone de </w:t>
            </w:r>
            <w:proofErr w:type="spellStart"/>
            <w:r w:rsidRPr="00B0262E">
              <w:rPr>
                <w:i/>
                <w:iCs/>
                <w:color w:val="000000"/>
              </w:rPr>
              <w:t>API´s</w:t>
            </w:r>
            <w:proofErr w:type="spellEnd"/>
            <w:r w:rsidRPr="00B0262E">
              <w:rPr>
                <w:color w:val="000000"/>
              </w:rPr>
              <w:t xml:space="preserve"> intuitivas que permiten un fácil manejo para gestionar los datos.</w:t>
            </w:r>
          </w:p>
          <w:p w14:paraId="0000009D" w14:textId="77777777" w:rsidR="003D7D50" w:rsidRPr="00B0262E" w:rsidRDefault="00000000">
            <w:pPr>
              <w:numPr>
                <w:ilvl w:val="0"/>
                <w:numId w:val="16"/>
              </w:numPr>
              <w:pBdr>
                <w:top w:val="nil"/>
                <w:left w:val="nil"/>
                <w:bottom w:val="nil"/>
                <w:right w:val="nil"/>
                <w:between w:val="nil"/>
              </w:pBdr>
              <w:spacing w:line="240" w:lineRule="auto"/>
              <w:rPr>
                <w:color w:val="000000"/>
              </w:rPr>
            </w:pPr>
            <w:r w:rsidRPr="00B0262E">
              <w:rPr>
                <w:color w:val="000000"/>
              </w:rPr>
              <w:t>El sistema de gestión de almacenamiento de las bases de datos es totalmente independiente de los clientes o usuarios finales (programas).</w:t>
            </w:r>
          </w:p>
          <w:p w14:paraId="0000009E" w14:textId="410DFF99" w:rsidR="003D7D50" w:rsidRPr="00B0262E" w:rsidRDefault="00000000">
            <w:pPr>
              <w:numPr>
                <w:ilvl w:val="0"/>
                <w:numId w:val="16"/>
              </w:numPr>
              <w:pBdr>
                <w:top w:val="nil"/>
                <w:left w:val="nil"/>
                <w:bottom w:val="nil"/>
                <w:right w:val="nil"/>
                <w:between w:val="nil"/>
              </w:pBdr>
              <w:spacing w:line="240" w:lineRule="auto"/>
              <w:rPr>
                <w:color w:val="000000"/>
              </w:rPr>
            </w:pPr>
            <w:r w:rsidRPr="00B0262E">
              <w:rPr>
                <w:color w:val="000000"/>
              </w:rPr>
              <w:t xml:space="preserve">Permite gestionar diferentes tipos de bases de datos, </w:t>
            </w:r>
            <w:r w:rsidR="00B32231" w:rsidRPr="00B0262E">
              <w:rPr>
                <w:color w:val="000000"/>
              </w:rPr>
              <w:t xml:space="preserve">ya sean </w:t>
            </w:r>
            <w:r w:rsidRPr="00B0262E">
              <w:rPr>
                <w:color w:val="000000"/>
              </w:rPr>
              <w:t>bases de datos orienta</w:t>
            </w:r>
            <w:r w:rsidR="00B32231" w:rsidRPr="00B0262E">
              <w:rPr>
                <w:color w:val="000000"/>
              </w:rPr>
              <w:t>d</w:t>
            </w:r>
            <w:r w:rsidRPr="00B0262E">
              <w:rPr>
                <w:color w:val="000000"/>
              </w:rPr>
              <w:t>a</w:t>
            </w:r>
            <w:r w:rsidR="00B32231" w:rsidRPr="00B0262E">
              <w:rPr>
                <w:color w:val="000000"/>
              </w:rPr>
              <w:t>s</w:t>
            </w:r>
            <w:r w:rsidRPr="00B0262E">
              <w:rPr>
                <w:color w:val="000000"/>
              </w:rPr>
              <w:t xml:space="preserve"> </w:t>
            </w:r>
            <w:r w:rsidR="00B32231" w:rsidRPr="00B0262E">
              <w:rPr>
                <w:color w:val="000000"/>
              </w:rPr>
              <w:t xml:space="preserve">a </w:t>
            </w:r>
            <w:r w:rsidRPr="00B0262E">
              <w:rPr>
                <w:color w:val="000000"/>
              </w:rPr>
              <w:t xml:space="preserve">objetos </w:t>
            </w:r>
            <w:r w:rsidR="00B32231" w:rsidRPr="00B0262E">
              <w:rPr>
                <w:color w:val="000000"/>
              </w:rPr>
              <w:t>o</w:t>
            </w:r>
            <w:r w:rsidRPr="00B0262E">
              <w:rPr>
                <w:color w:val="000000"/>
              </w:rPr>
              <w:t xml:space="preserve"> bases de datos relacionales. </w:t>
            </w:r>
          </w:p>
          <w:p w14:paraId="0000009F" w14:textId="51135BF6" w:rsidR="003D7D50" w:rsidRPr="00B0262E" w:rsidRDefault="00B32231">
            <w:pPr>
              <w:numPr>
                <w:ilvl w:val="0"/>
                <w:numId w:val="16"/>
              </w:numPr>
              <w:pBdr>
                <w:top w:val="nil"/>
                <w:left w:val="nil"/>
                <w:bottom w:val="nil"/>
                <w:right w:val="nil"/>
                <w:between w:val="nil"/>
              </w:pBdr>
              <w:spacing w:after="120" w:line="240" w:lineRule="auto"/>
              <w:ind w:left="2163"/>
              <w:rPr>
                <w:color w:val="000000"/>
              </w:rPr>
            </w:pPr>
            <w:r w:rsidRPr="00B0262E">
              <w:rPr>
                <w:color w:val="000000"/>
              </w:rPr>
              <w:t>Posibilita la multiplicidad de acceso a los datos.</w:t>
            </w:r>
          </w:p>
        </w:tc>
      </w:tr>
    </w:tbl>
    <w:p w14:paraId="000000A1" w14:textId="77777777" w:rsidR="003D7D50" w:rsidRPr="00B0262E" w:rsidRDefault="003D7D50">
      <w:pPr>
        <w:spacing w:after="120" w:line="240" w:lineRule="auto"/>
      </w:pPr>
    </w:p>
    <w:p w14:paraId="000000A2" w14:textId="77777777" w:rsidR="003D7D50" w:rsidRPr="00B0262E" w:rsidRDefault="00000000">
      <w:pPr>
        <w:spacing w:after="120" w:line="240" w:lineRule="auto"/>
        <w:rPr>
          <w:bCs/>
        </w:rPr>
      </w:pPr>
      <w:r w:rsidRPr="00B0262E">
        <w:rPr>
          <w:bCs/>
        </w:rPr>
        <w:t>1.3 Arquitectura de los sistemas de BD</w:t>
      </w:r>
    </w:p>
    <w:tbl>
      <w:tblPr>
        <w:tblStyle w:val="a9"/>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3D7D50" w:rsidRPr="00B0262E" w14:paraId="68DA3573" w14:textId="77777777">
        <w:trPr>
          <w:trHeight w:val="444"/>
        </w:trPr>
        <w:tc>
          <w:tcPr>
            <w:tcW w:w="15690" w:type="dxa"/>
            <w:shd w:val="clear" w:color="auto" w:fill="8DB3E2"/>
          </w:tcPr>
          <w:p w14:paraId="000000A3" w14:textId="77777777" w:rsidR="003D7D50" w:rsidRPr="00B0262E" w:rsidRDefault="00000000">
            <w:pPr>
              <w:pStyle w:val="Ttulo1"/>
              <w:jc w:val="center"/>
              <w:outlineLvl w:val="0"/>
              <w:rPr>
                <w:sz w:val="22"/>
                <w:szCs w:val="22"/>
              </w:rPr>
            </w:pPr>
            <w:r w:rsidRPr="00B0262E">
              <w:rPr>
                <w:sz w:val="22"/>
                <w:szCs w:val="22"/>
              </w:rPr>
              <w:t>Cuadro de texto</w:t>
            </w:r>
          </w:p>
        </w:tc>
      </w:tr>
      <w:tr w:rsidR="003D7D50" w:rsidRPr="00B0262E" w14:paraId="1641738B" w14:textId="77777777">
        <w:tc>
          <w:tcPr>
            <w:tcW w:w="15690" w:type="dxa"/>
          </w:tcPr>
          <w:p w14:paraId="000000A4" w14:textId="3876F1F7" w:rsidR="003D7D50" w:rsidRPr="00B0262E" w:rsidRDefault="00000000">
            <w:pPr>
              <w:spacing w:after="120"/>
            </w:pPr>
            <w:r w:rsidRPr="00B0262E">
              <w:t>Generalmente cuando se aborda el tema de arquitectura de un SGBD, se habla de una arquitectura de esquemas, encontrando:</w:t>
            </w:r>
          </w:p>
          <w:p w14:paraId="462D62A1" w14:textId="77777777" w:rsidR="009A349E" w:rsidRPr="00B0262E" w:rsidRDefault="009A349E">
            <w:pPr>
              <w:spacing w:after="120"/>
            </w:pPr>
          </w:p>
          <w:p w14:paraId="000000A5" w14:textId="6EBBBBDD" w:rsidR="003D7D50" w:rsidRPr="00B0262E" w:rsidRDefault="00000000">
            <w:pPr>
              <w:numPr>
                <w:ilvl w:val="0"/>
                <w:numId w:val="17"/>
              </w:numPr>
              <w:pBdr>
                <w:top w:val="nil"/>
                <w:left w:val="nil"/>
                <w:bottom w:val="nil"/>
                <w:right w:val="nil"/>
                <w:between w:val="nil"/>
              </w:pBdr>
              <w:spacing w:line="276" w:lineRule="auto"/>
              <w:rPr>
                <w:color w:val="000000"/>
              </w:rPr>
            </w:pPr>
            <w:r w:rsidRPr="00B0262E">
              <w:rPr>
                <w:b/>
                <w:color w:val="000000"/>
              </w:rPr>
              <w:t>Esquema conceptual</w:t>
            </w:r>
            <w:r w:rsidR="00011A2C" w:rsidRPr="00B0262E">
              <w:rPr>
                <w:color w:val="000000"/>
              </w:rPr>
              <w:t>:</w:t>
            </w:r>
            <w:r w:rsidRPr="00B0262E">
              <w:rPr>
                <w:color w:val="000000"/>
              </w:rPr>
              <w:t xml:space="preserve"> su principal objetivo es ocultar detalles de la estructura física del almacenamiento, concentra su funcionalidad en las entidades, restricciones, tipos de datos y las relaciones.</w:t>
            </w:r>
          </w:p>
          <w:p w14:paraId="000000A6" w14:textId="332302C6" w:rsidR="003D7D50" w:rsidRPr="00B0262E" w:rsidRDefault="00000000">
            <w:pPr>
              <w:numPr>
                <w:ilvl w:val="0"/>
                <w:numId w:val="17"/>
              </w:numPr>
              <w:pBdr>
                <w:top w:val="nil"/>
                <w:left w:val="nil"/>
                <w:bottom w:val="nil"/>
                <w:right w:val="nil"/>
                <w:between w:val="nil"/>
              </w:pBdr>
              <w:spacing w:line="276" w:lineRule="auto"/>
              <w:rPr>
                <w:color w:val="000000"/>
              </w:rPr>
            </w:pPr>
            <w:r w:rsidRPr="00B0262E">
              <w:rPr>
                <w:b/>
                <w:color w:val="000000"/>
              </w:rPr>
              <w:t>Esquema interno</w:t>
            </w:r>
            <w:r w:rsidR="00011A2C" w:rsidRPr="00B0262E">
              <w:rPr>
                <w:color w:val="000000"/>
              </w:rPr>
              <w:t>:</w:t>
            </w:r>
            <w:r w:rsidRPr="00B0262E">
              <w:rPr>
                <w:color w:val="000000"/>
              </w:rPr>
              <w:t xml:space="preserve"> es el encargado de describir la estructura física del almacenamiento en la base de datos</w:t>
            </w:r>
            <w:r w:rsidR="00011A2C" w:rsidRPr="00B0262E">
              <w:rPr>
                <w:color w:val="000000"/>
              </w:rPr>
              <w:t>.</w:t>
            </w:r>
          </w:p>
          <w:p w14:paraId="000000A7" w14:textId="612E3893" w:rsidR="003D7D50" w:rsidRPr="00B0262E" w:rsidRDefault="00000000">
            <w:pPr>
              <w:numPr>
                <w:ilvl w:val="0"/>
                <w:numId w:val="17"/>
              </w:numPr>
              <w:pBdr>
                <w:top w:val="nil"/>
                <w:left w:val="nil"/>
                <w:bottom w:val="nil"/>
                <w:right w:val="nil"/>
                <w:between w:val="nil"/>
              </w:pBdr>
              <w:spacing w:after="120" w:line="276" w:lineRule="auto"/>
              <w:rPr>
                <w:color w:val="000000"/>
              </w:rPr>
            </w:pPr>
            <w:r w:rsidRPr="00B0262E">
              <w:rPr>
                <w:b/>
                <w:color w:val="000000"/>
              </w:rPr>
              <w:t>Esquema externo</w:t>
            </w:r>
            <w:r w:rsidR="00011A2C" w:rsidRPr="00B0262E">
              <w:rPr>
                <w:color w:val="000000"/>
              </w:rPr>
              <w:t xml:space="preserve">: </w:t>
            </w:r>
            <w:r w:rsidRPr="00B0262E">
              <w:rPr>
                <w:color w:val="000000"/>
              </w:rPr>
              <w:t>describe las bases de datos para los diferentes usuarios.</w:t>
            </w:r>
          </w:p>
          <w:p w14:paraId="7115E9B2" w14:textId="77777777" w:rsidR="009A349E" w:rsidRPr="00B0262E" w:rsidRDefault="009A349E" w:rsidP="00EC1D69">
            <w:pPr>
              <w:pBdr>
                <w:top w:val="nil"/>
                <w:left w:val="nil"/>
                <w:bottom w:val="nil"/>
                <w:right w:val="nil"/>
                <w:between w:val="nil"/>
              </w:pBdr>
              <w:spacing w:after="120" w:line="276" w:lineRule="auto"/>
              <w:ind w:left="2160"/>
              <w:rPr>
                <w:color w:val="000000"/>
              </w:rPr>
            </w:pPr>
          </w:p>
          <w:p w14:paraId="000000A9" w14:textId="77777777" w:rsidR="003D7D50" w:rsidRPr="00B0262E" w:rsidRDefault="00000000">
            <w:pPr>
              <w:spacing w:after="120"/>
            </w:pPr>
            <w:r w:rsidRPr="00B0262E">
              <w:t>A continuación, se observa la relación entre los diferentes esquemas:</w:t>
            </w:r>
          </w:p>
          <w:p w14:paraId="000000AA" w14:textId="77777777" w:rsidR="003D7D50" w:rsidRPr="00B0262E" w:rsidRDefault="00000000">
            <w:pPr>
              <w:spacing w:after="120"/>
              <w:ind w:left="720"/>
              <w:jc w:val="center"/>
            </w:pPr>
            <w:r w:rsidRPr="00B0262E">
              <w:rPr>
                <w:noProof/>
              </w:rPr>
              <w:lastRenderedPageBreak/>
              <w:drawing>
                <wp:inline distT="0" distB="0" distL="0" distR="0" wp14:anchorId="56340A55" wp14:editId="257D30C7">
                  <wp:extent cx="7236333" cy="2930768"/>
                  <wp:effectExtent l="0" t="0" r="0" b="0"/>
                  <wp:docPr id="1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l="16816" t="37554" r="18312" b="15713"/>
                          <a:stretch>
                            <a:fillRect/>
                          </a:stretch>
                        </pic:blipFill>
                        <pic:spPr>
                          <a:xfrm>
                            <a:off x="0" y="0"/>
                            <a:ext cx="7236333" cy="2930768"/>
                          </a:xfrm>
                          <a:prstGeom prst="rect">
                            <a:avLst/>
                          </a:prstGeom>
                          <a:ln/>
                        </pic:spPr>
                      </pic:pic>
                    </a:graphicData>
                  </a:graphic>
                </wp:inline>
              </w:drawing>
            </w:r>
          </w:p>
          <w:p w14:paraId="000000AB" w14:textId="77777777" w:rsidR="003D7D50" w:rsidRPr="00B0262E" w:rsidRDefault="00000000">
            <w:pPr>
              <w:spacing w:after="120"/>
              <w:ind w:left="720"/>
              <w:jc w:val="center"/>
              <w:rPr>
                <w:color w:val="0000FF"/>
                <w:u w:val="single"/>
              </w:rPr>
            </w:pPr>
            <w:r w:rsidRPr="00B0262E">
              <w:t xml:space="preserve">Imagen de referencia. </w:t>
            </w:r>
            <w:hyperlink r:id="rId26">
              <w:r w:rsidRPr="00B0262E">
                <w:rPr>
                  <w:color w:val="0000FF"/>
                  <w:u w:val="single"/>
                </w:rPr>
                <w:t>https://openlibra.com/es/book/sistemas-gestores-de-bases-de-datos</w:t>
              </w:r>
            </w:hyperlink>
          </w:p>
          <w:p w14:paraId="000000AC" w14:textId="77777777" w:rsidR="003D7D50" w:rsidRPr="00B0262E" w:rsidRDefault="00000000">
            <w:pPr>
              <w:spacing w:after="120"/>
              <w:ind w:left="720"/>
            </w:pPr>
            <w:r w:rsidRPr="00E92458">
              <w:rPr>
                <w:color w:val="000000"/>
              </w:rPr>
              <w:t xml:space="preserve">                                                 228130_i8</w:t>
            </w:r>
          </w:p>
          <w:p w14:paraId="000000AD" w14:textId="77777777" w:rsidR="003D7D50" w:rsidRPr="00B0262E" w:rsidRDefault="003D7D50">
            <w:pPr>
              <w:rPr>
                <w:color w:val="BFBFBF"/>
              </w:rPr>
            </w:pPr>
          </w:p>
        </w:tc>
      </w:tr>
    </w:tbl>
    <w:p w14:paraId="000000AE" w14:textId="77777777" w:rsidR="003D7D50" w:rsidRPr="00B0262E" w:rsidRDefault="003D7D50">
      <w:pPr>
        <w:spacing w:after="120" w:line="240" w:lineRule="auto"/>
        <w:rPr>
          <w:bCs/>
        </w:rPr>
      </w:pPr>
    </w:p>
    <w:p w14:paraId="000000AF" w14:textId="77777777" w:rsidR="003D7D50" w:rsidRPr="00B0262E" w:rsidRDefault="00000000">
      <w:pPr>
        <w:spacing w:after="120" w:line="240" w:lineRule="auto"/>
        <w:rPr>
          <w:bCs/>
        </w:rPr>
      </w:pPr>
      <w:r w:rsidRPr="00B0262E">
        <w:rPr>
          <w:bCs/>
        </w:rPr>
        <w:t>1.4 Tipos de BD (relacional - no relacional)</w:t>
      </w:r>
    </w:p>
    <w:tbl>
      <w:tblPr>
        <w:tblStyle w:val="aa"/>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67FA4B26" w14:textId="77777777">
        <w:trPr>
          <w:trHeight w:val="580"/>
        </w:trPr>
        <w:tc>
          <w:tcPr>
            <w:tcW w:w="1676" w:type="dxa"/>
            <w:shd w:val="clear" w:color="auto" w:fill="C9DAF8"/>
            <w:tcMar>
              <w:top w:w="100" w:type="dxa"/>
              <w:left w:w="100" w:type="dxa"/>
              <w:bottom w:w="100" w:type="dxa"/>
              <w:right w:w="100" w:type="dxa"/>
            </w:tcMar>
          </w:tcPr>
          <w:p w14:paraId="000000B0" w14:textId="77777777" w:rsidR="003D7D50" w:rsidRPr="00B0262E" w:rsidRDefault="00000000">
            <w:pPr>
              <w:widowControl w:val="0"/>
              <w:pBdr>
                <w:top w:val="nil"/>
                <w:left w:val="nil"/>
                <w:bottom w:val="nil"/>
                <w:right w:val="nil"/>
                <w:between w:val="nil"/>
              </w:pBdr>
              <w:spacing w:line="240" w:lineRule="auto"/>
            </w:pPr>
            <w:r w:rsidRPr="00B0262E">
              <w:t>Tipo de recurso</w:t>
            </w:r>
          </w:p>
        </w:tc>
        <w:tc>
          <w:tcPr>
            <w:tcW w:w="14025" w:type="dxa"/>
            <w:shd w:val="clear" w:color="auto" w:fill="C9DAF8"/>
            <w:tcMar>
              <w:top w:w="100" w:type="dxa"/>
              <w:left w:w="100" w:type="dxa"/>
              <w:bottom w:w="100" w:type="dxa"/>
              <w:right w:w="100" w:type="dxa"/>
            </w:tcMar>
          </w:tcPr>
          <w:p w14:paraId="000000B1" w14:textId="77777777" w:rsidR="003D7D50" w:rsidRPr="00B0262E" w:rsidRDefault="00000000">
            <w:pPr>
              <w:pStyle w:val="Ttulo"/>
              <w:jc w:val="center"/>
              <w:rPr>
                <w:sz w:val="22"/>
                <w:szCs w:val="22"/>
              </w:rPr>
            </w:pPr>
            <w:r w:rsidRPr="00B0262E">
              <w:rPr>
                <w:sz w:val="22"/>
                <w:szCs w:val="22"/>
              </w:rPr>
              <w:t>Cajón de texto de color</w:t>
            </w:r>
          </w:p>
        </w:tc>
      </w:tr>
      <w:tr w:rsidR="003D7D50" w:rsidRPr="00B0262E" w14:paraId="0821DEBA" w14:textId="77777777">
        <w:trPr>
          <w:trHeight w:val="420"/>
        </w:trPr>
        <w:tc>
          <w:tcPr>
            <w:tcW w:w="15701" w:type="dxa"/>
            <w:gridSpan w:val="2"/>
            <w:shd w:val="clear" w:color="auto" w:fill="auto"/>
            <w:tcMar>
              <w:top w:w="100" w:type="dxa"/>
              <w:left w:w="100" w:type="dxa"/>
              <w:bottom w:w="100" w:type="dxa"/>
              <w:right w:w="100" w:type="dxa"/>
            </w:tcMar>
          </w:tcPr>
          <w:p w14:paraId="000000B4" w14:textId="6CA74EFB" w:rsidR="003D7D50" w:rsidRPr="00B0262E" w:rsidRDefault="00000000">
            <w:pPr>
              <w:numPr>
                <w:ilvl w:val="0"/>
                <w:numId w:val="8"/>
              </w:numPr>
              <w:pBdr>
                <w:top w:val="nil"/>
                <w:left w:val="nil"/>
                <w:bottom w:val="nil"/>
                <w:right w:val="nil"/>
                <w:between w:val="nil"/>
              </w:pBdr>
              <w:spacing w:line="240" w:lineRule="auto"/>
              <w:ind w:left="426"/>
              <w:rPr>
                <w:b/>
                <w:color w:val="000000"/>
              </w:rPr>
            </w:pPr>
            <w:r w:rsidRPr="00B0262E">
              <w:rPr>
                <w:b/>
                <w:color w:val="000000"/>
              </w:rPr>
              <w:t xml:space="preserve">Bases de </w:t>
            </w:r>
            <w:r w:rsidR="00F6419C" w:rsidRPr="00B0262E">
              <w:rPr>
                <w:b/>
                <w:color w:val="000000"/>
              </w:rPr>
              <w:t xml:space="preserve">datos </w:t>
            </w:r>
            <w:r w:rsidR="002D781D" w:rsidRPr="00B0262E">
              <w:rPr>
                <w:b/>
                <w:color w:val="000000"/>
              </w:rPr>
              <w:t>R</w:t>
            </w:r>
            <w:r w:rsidRPr="00B0262E">
              <w:rPr>
                <w:b/>
                <w:color w:val="000000"/>
              </w:rPr>
              <w:t>elacional</w:t>
            </w:r>
          </w:p>
          <w:p w14:paraId="000000B5" w14:textId="77777777" w:rsidR="003D7D50" w:rsidRPr="00B0262E" w:rsidRDefault="003D7D50">
            <w:pPr>
              <w:pBdr>
                <w:top w:val="nil"/>
                <w:left w:val="nil"/>
                <w:bottom w:val="nil"/>
                <w:right w:val="nil"/>
                <w:between w:val="nil"/>
              </w:pBdr>
              <w:spacing w:line="240" w:lineRule="auto"/>
              <w:rPr>
                <w:color w:val="000000"/>
              </w:rPr>
            </w:pPr>
          </w:p>
          <w:p w14:paraId="000000B6" w14:textId="43873617" w:rsidR="003D7D50" w:rsidRPr="00B0262E" w:rsidRDefault="00000000">
            <w:pPr>
              <w:pBdr>
                <w:top w:val="nil"/>
                <w:left w:val="nil"/>
                <w:bottom w:val="nil"/>
                <w:right w:val="nil"/>
                <w:between w:val="nil"/>
              </w:pBdr>
              <w:spacing w:line="240" w:lineRule="auto"/>
              <w:jc w:val="both"/>
              <w:rPr>
                <w:color w:val="000000"/>
              </w:rPr>
            </w:pPr>
            <w:r w:rsidRPr="00B0262E">
              <w:rPr>
                <w:color w:val="000000"/>
              </w:rPr>
              <w:t xml:space="preserve">Son una colección de elementos conformados por datos debidamente organizados y estructurados en un conjunto de tablas relacionadas entre </w:t>
            </w:r>
            <w:r w:rsidR="00091AD0" w:rsidRPr="00B0262E">
              <w:rPr>
                <w:color w:val="000000"/>
              </w:rPr>
              <w:t>sí</w:t>
            </w:r>
            <w:r w:rsidRPr="00B0262E">
              <w:rPr>
                <w:color w:val="000000"/>
              </w:rPr>
              <w:t>. Donde se puede tener acceso a los datos</w:t>
            </w:r>
            <w:r w:rsidR="00091AD0" w:rsidRPr="00B0262E">
              <w:rPr>
                <w:color w:val="000000"/>
              </w:rPr>
              <w:t>,</w:t>
            </w:r>
            <w:r w:rsidRPr="00B0262E">
              <w:rPr>
                <w:color w:val="000000"/>
              </w:rPr>
              <w:t xml:space="preserve"> de forma fácil y de </w:t>
            </w:r>
            <w:r w:rsidR="00091AD0" w:rsidRPr="00B0262E">
              <w:rPr>
                <w:color w:val="000000"/>
              </w:rPr>
              <w:t>varias maneras</w:t>
            </w:r>
            <w:r w:rsidRPr="00B0262E">
              <w:rPr>
                <w:color w:val="000000"/>
              </w:rPr>
              <w:t xml:space="preserve"> diferentes</w:t>
            </w:r>
            <w:r w:rsidR="00091AD0" w:rsidRPr="00B0262E">
              <w:rPr>
                <w:color w:val="000000"/>
              </w:rPr>
              <w:t>,</w:t>
            </w:r>
            <w:r w:rsidRPr="00B0262E">
              <w:rPr>
                <w:color w:val="000000"/>
              </w:rPr>
              <w:t xml:space="preserve"> sin tener que afectar a la organización de las distintas tablas que conforman la base de datos (</w:t>
            </w:r>
            <w:r w:rsidR="00824D55" w:rsidRPr="00B0262E">
              <w:rPr>
                <w:color w:val="000000"/>
              </w:rPr>
              <w:t>Mendoza</w:t>
            </w:r>
            <w:r w:rsidRPr="00B0262E">
              <w:rPr>
                <w:color w:val="000000"/>
              </w:rPr>
              <w:t xml:space="preserve"> y López, 2018). La interfaz estándar e intuitiva al usuario y su aplicación a la base de datos, </w:t>
            </w:r>
            <w:r w:rsidR="00595841" w:rsidRPr="00B0262E">
              <w:rPr>
                <w:color w:val="000000"/>
              </w:rPr>
              <w:t>se hace</w:t>
            </w:r>
            <w:r w:rsidRPr="00B0262E">
              <w:rPr>
                <w:color w:val="000000"/>
              </w:rPr>
              <w:t xml:space="preserve"> por medio del lenguaje de consultas estructurad</w:t>
            </w:r>
            <w:r w:rsidR="00903105" w:rsidRPr="00B0262E">
              <w:rPr>
                <w:color w:val="000000"/>
              </w:rPr>
              <w:t>a</w:t>
            </w:r>
            <w:r w:rsidRPr="00B0262E">
              <w:rPr>
                <w:color w:val="000000"/>
              </w:rPr>
              <w:t>s</w:t>
            </w:r>
            <w:r w:rsidR="00CE2541" w:rsidRPr="00B0262E">
              <w:rPr>
                <w:color w:val="000000"/>
              </w:rPr>
              <w:t xml:space="preserve"> </w:t>
            </w:r>
            <w:r w:rsidRPr="00B0262E">
              <w:rPr>
                <w:color w:val="000000"/>
              </w:rPr>
              <w:t>(SQL). Los diferentes comandos SQL se emplean para la manipulación de los datos, como realizar diferentes consultas para obtener información de la base de datos, eliminar datos, editar y la recopilación de datos para informes.</w:t>
            </w:r>
          </w:p>
          <w:p w14:paraId="000000B7" w14:textId="77777777" w:rsidR="003D7D50" w:rsidRPr="00B0262E" w:rsidRDefault="003D7D50">
            <w:pPr>
              <w:pBdr>
                <w:top w:val="nil"/>
                <w:left w:val="nil"/>
                <w:bottom w:val="nil"/>
                <w:right w:val="nil"/>
                <w:between w:val="nil"/>
              </w:pBdr>
              <w:spacing w:line="240" w:lineRule="auto"/>
              <w:jc w:val="both"/>
              <w:rPr>
                <w:color w:val="000000"/>
              </w:rPr>
            </w:pPr>
          </w:p>
          <w:p w14:paraId="000000B8" w14:textId="2EB811BB" w:rsidR="003D7D50" w:rsidRPr="00B0262E" w:rsidRDefault="00000000">
            <w:pPr>
              <w:pBdr>
                <w:top w:val="nil"/>
                <w:left w:val="nil"/>
                <w:bottom w:val="nil"/>
                <w:right w:val="nil"/>
                <w:between w:val="nil"/>
              </w:pBdr>
              <w:spacing w:line="240" w:lineRule="auto"/>
              <w:jc w:val="both"/>
              <w:rPr>
                <w:color w:val="000000"/>
              </w:rPr>
            </w:pPr>
            <w:r w:rsidRPr="00B0262E">
              <w:rPr>
                <w:color w:val="000000"/>
              </w:rPr>
              <w:lastRenderedPageBreak/>
              <w:t>Las bases de datos relacionales tienen como objetivo organizar la información en partes pequeñas</w:t>
            </w:r>
            <w:r w:rsidR="00231084" w:rsidRPr="00B0262E">
              <w:rPr>
                <w:color w:val="000000"/>
              </w:rPr>
              <w:t>,</w:t>
            </w:r>
            <w:r w:rsidRPr="00B0262E">
              <w:rPr>
                <w:color w:val="000000"/>
              </w:rPr>
              <w:t xml:space="preserve"> que se relacionan mediante identificadores. Además, son bases de datos más robustas, tienen una gran capacidad de almacenamiento, contienen menos vulnerabilidad ante posibles fallas</w:t>
            </w:r>
            <w:r w:rsidR="0041720D" w:rsidRPr="00B0262E">
              <w:rPr>
                <w:color w:val="000000"/>
              </w:rPr>
              <w:t>; todas e</w:t>
            </w:r>
            <w:r w:rsidRPr="00B0262E">
              <w:rPr>
                <w:color w:val="000000"/>
              </w:rPr>
              <w:t>stas son unas de sus principales características.</w:t>
            </w:r>
          </w:p>
          <w:p w14:paraId="000000B9" w14:textId="77777777" w:rsidR="003D7D50" w:rsidRPr="00B0262E" w:rsidRDefault="003D7D50">
            <w:pPr>
              <w:pBdr>
                <w:top w:val="nil"/>
                <w:left w:val="nil"/>
                <w:bottom w:val="nil"/>
                <w:right w:val="nil"/>
                <w:between w:val="nil"/>
              </w:pBdr>
              <w:spacing w:line="240" w:lineRule="auto"/>
              <w:ind w:left="720"/>
              <w:jc w:val="both"/>
              <w:rPr>
                <w:color w:val="000000"/>
              </w:rPr>
            </w:pPr>
          </w:p>
          <w:p w14:paraId="000000BA" w14:textId="77777777" w:rsidR="003D7D50" w:rsidRPr="00B0262E" w:rsidRDefault="00000000">
            <w:pPr>
              <w:pBdr>
                <w:top w:val="nil"/>
                <w:left w:val="nil"/>
                <w:bottom w:val="nil"/>
                <w:right w:val="nil"/>
                <w:between w:val="nil"/>
              </w:pBdr>
              <w:spacing w:line="240" w:lineRule="auto"/>
              <w:ind w:left="720"/>
              <w:jc w:val="center"/>
              <w:rPr>
                <w:color w:val="000000"/>
              </w:rPr>
            </w:pPr>
            <w:r w:rsidRPr="00B0262E">
              <w:rPr>
                <w:noProof/>
                <w:color w:val="000000"/>
              </w:rPr>
              <w:drawing>
                <wp:inline distT="0" distB="0" distL="0" distR="0" wp14:anchorId="4EC50A39" wp14:editId="782614EE">
                  <wp:extent cx="4610701" cy="1689068"/>
                  <wp:effectExtent l="0" t="0" r="0" b="0"/>
                  <wp:docPr id="164" name="image30.png" descr="Interfaz de usuario gráfica, Texto,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0.png" descr="Interfaz de usuario gráfica, Texto, Aplicación, Word&#10;&#10;Descripción generada automáticamente"/>
                          <pic:cNvPicPr preferRelativeResize="0"/>
                        </pic:nvPicPr>
                        <pic:blipFill>
                          <a:blip r:embed="rId27"/>
                          <a:srcRect l="28757" t="33307" r="42293" b="47829"/>
                          <a:stretch>
                            <a:fillRect/>
                          </a:stretch>
                        </pic:blipFill>
                        <pic:spPr>
                          <a:xfrm>
                            <a:off x="0" y="0"/>
                            <a:ext cx="4610701" cy="1689068"/>
                          </a:xfrm>
                          <a:prstGeom prst="rect">
                            <a:avLst/>
                          </a:prstGeom>
                          <a:ln/>
                        </pic:spPr>
                      </pic:pic>
                    </a:graphicData>
                  </a:graphic>
                </wp:inline>
              </w:drawing>
            </w:r>
          </w:p>
          <w:p w14:paraId="000000BB" w14:textId="77777777" w:rsidR="003D7D50" w:rsidRPr="00B0262E" w:rsidRDefault="00000000">
            <w:pPr>
              <w:pBdr>
                <w:top w:val="nil"/>
                <w:left w:val="nil"/>
                <w:bottom w:val="nil"/>
                <w:right w:val="nil"/>
                <w:between w:val="nil"/>
              </w:pBdr>
              <w:spacing w:line="240" w:lineRule="auto"/>
              <w:ind w:left="720"/>
              <w:jc w:val="center"/>
              <w:rPr>
                <w:color w:val="0000FF"/>
                <w:u w:val="single"/>
              </w:rPr>
            </w:pPr>
            <w:r w:rsidRPr="00B0262E">
              <w:rPr>
                <w:color w:val="000000"/>
              </w:rPr>
              <w:t xml:space="preserve"> Imagen de referencia </w:t>
            </w:r>
            <w:hyperlink r:id="rId28">
              <w:r w:rsidRPr="00B0262E">
                <w:rPr>
                  <w:color w:val="0000FF"/>
                  <w:u w:val="single"/>
                </w:rPr>
                <w:t>https://openlibra.com/es/book/download/bases-de-datos/?dl=true</w:t>
              </w:r>
            </w:hyperlink>
          </w:p>
          <w:p w14:paraId="000000BC" w14:textId="77777777" w:rsidR="003D7D50" w:rsidRPr="00B0262E" w:rsidRDefault="00000000">
            <w:pPr>
              <w:pBdr>
                <w:top w:val="nil"/>
                <w:left w:val="nil"/>
                <w:bottom w:val="nil"/>
                <w:right w:val="nil"/>
                <w:between w:val="nil"/>
              </w:pBdr>
              <w:spacing w:line="240" w:lineRule="auto"/>
              <w:ind w:left="720"/>
              <w:rPr>
                <w:color w:val="000000"/>
              </w:rPr>
            </w:pPr>
            <w:r w:rsidRPr="00E92458">
              <w:rPr>
                <w:color w:val="000000"/>
              </w:rPr>
              <w:t xml:space="preserve">                                                     228130_i9</w:t>
            </w:r>
          </w:p>
          <w:p w14:paraId="000000BD" w14:textId="77777777" w:rsidR="003D7D50" w:rsidRPr="00B0262E" w:rsidRDefault="003D7D50">
            <w:pPr>
              <w:pBdr>
                <w:top w:val="nil"/>
                <w:left w:val="nil"/>
                <w:bottom w:val="nil"/>
                <w:right w:val="nil"/>
                <w:between w:val="nil"/>
              </w:pBdr>
              <w:spacing w:line="240" w:lineRule="auto"/>
              <w:ind w:left="720"/>
              <w:jc w:val="both"/>
              <w:rPr>
                <w:color w:val="000000"/>
              </w:rPr>
            </w:pPr>
          </w:p>
          <w:p w14:paraId="000000BE" w14:textId="77777777" w:rsidR="003D7D50" w:rsidRPr="00B0262E" w:rsidRDefault="00000000">
            <w:pPr>
              <w:numPr>
                <w:ilvl w:val="0"/>
                <w:numId w:val="8"/>
              </w:numPr>
              <w:pBdr>
                <w:top w:val="nil"/>
                <w:left w:val="nil"/>
                <w:bottom w:val="nil"/>
                <w:right w:val="nil"/>
                <w:between w:val="nil"/>
              </w:pBdr>
              <w:spacing w:line="240" w:lineRule="auto"/>
              <w:ind w:left="426"/>
              <w:rPr>
                <w:b/>
                <w:color w:val="000000"/>
              </w:rPr>
            </w:pPr>
            <w:r w:rsidRPr="00B0262E">
              <w:rPr>
                <w:b/>
                <w:color w:val="000000"/>
              </w:rPr>
              <w:t>Bases de Datos No Relacional</w:t>
            </w:r>
          </w:p>
          <w:p w14:paraId="000000BF" w14:textId="77777777" w:rsidR="003D7D50" w:rsidRPr="00B0262E" w:rsidRDefault="003D7D50">
            <w:pPr>
              <w:pBdr>
                <w:top w:val="nil"/>
                <w:left w:val="nil"/>
                <w:bottom w:val="nil"/>
                <w:right w:val="nil"/>
                <w:between w:val="nil"/>
              </w:pBdr>
              <w:spacing w:line="240" w:lineRule="auto"/>
              <w:rPr>
                <w:color w:val="000000"/>
              </w:rPr>
            </w:pPr>
          </w:p>
          <w:p w14:paraId="000000C0" w14:textId="4CE4F174" w:rsidR="003D7D50" w:rsidRPr="00B0262E" w:rsidRDefault="00000000">
            <w:pPr>
              <w:pBdr>
                <w:top w:val="nil"/>
                <w:left w:val="nil"/>
                <w:bottom w:val="nil"/>
                <w:right w:val="nil"/>
                <w:between w:val="nil"/>
              </w:pBdr>
              <w:spacing w:line="240" w:lineRule="auto"/>
              <w:jc w:val="both"/>
              <w:rPr>
                <w:color w:val="000000"/>
              </w:rPr>
            </w:pPr>
            <w:r w:rsidRPr="00B0262E">
              <w:rPr>
                <w:color w:val="000000"/>
              </w:rPr>
              <w:t xml:space="preserve">Este tipo de bases de datos no relacional es ideal para construir aplicaciones modernas, gracias a que está conformada por esquemas flexibles y diseñadas específicamente para modelos de datos especiales. Son reconocidas en el desarrollo de </w:t>
            </w:r>
            <w:r w:rsidRPr="00B0262E">
              <w:rPr>
                <w:i/>
                <w:color w:val="000000"/>
              </w:rPr>
              <w:t>software</w:t>
            </w:r>
            <w:r w:rsidR="00412C22" w:rsidRPr="00B0262E">
              <w:rPr>
                <w:i/>
                <w:color w:val="000000"/>
              </w:rPr>
              <w:t>,</w:t>
            </w:r>
            <w:r w:rsidRPr="00B0262E">
              <w:rPr>
                <w:color w:val="000000"/>
              </w:rPr>
              <w:t xml:space="preserve"> al ser de fácil construcción y manejo, permite</w:t>
            </w:r>
            <w:r w:rsidR="00412C22" w:rsidRPr="00B0262E">
              <w:rPr>
                <w:color w:val="000000"/>
              </w:rPr>
              <w:t>n</w:t>
            </w:r>
            <w:r w:rsidRPr="00B0262E">
              <w:rPr>
                <w:color w:val="000000"/>
              </w:rPr>
              <w:t xml:space="preserve"> una gran escalabilidad y funcionalidad en el rendimiento. Este tipo de bases de datos usan una gran variedad de modelo</w:t>
            </w:r>
            <w:r w:rsidR="00412C22" w:rsidRPr="00B0262E">
              <w:rPr>
                <w:color w:val="000000"/>
              </w:rPr>
              <w:t>s</w:t>
            </w:r>
            <w:r w:rsidRPr="00B0262E">
              <w:rPr>
                <w:color w:val="000000"/>
              </w:rPr>
              <w:t xml:space="preserve"> de datos conformados por: documentos, clave – valor, grafos, en-memoria y búsqueda.</w:t>
            </w:r>
          </w:p>
          <w:p w14:paraId="000000C1" w14:textId="77777777" w:rsidR="003D7D50" w:rsidRPr="00B0262E" w:rsidRDefault="003D7D50">
            <w:pPr>
              <w:pBdr>
                <w:top w:val="nil"/>
                <w:left w:val="nil"/>
                <w:bottom w:val="nil"/>
                <w:right w:val="nil"/>
                <w:between w:val="nil"/>
              </w:pBdr>
              <w:spacing w:line="240" w:lineRule="auto"/>
              <w:jc w:val="both"/>
              <w:rPr>
                <w:color w:val="000000"/>
              </w:rPr>
            </w:pPr>
          </w:p>
          <w:p w14:paraId="000000C2" w14:textId="6610D295" w:rsidR="003D7D50" w:rsidRPr="00B0262E" w:rsidRDefault="00000000">
            <w:pPr>
              <w:pBdr>
                <w:top w:val="nil"/>
                <w:left w:val="nil"/>
                <w:bottom w:val="nil"/>
                <w:right w:val="nil"/>
                <w:between w:val="nil"/>
              </w:pBdr>
              <w:spacing w:line="240" w:lineRule="auto"/>
              <w:jc w:val="both"/>
              <w:rPr>
                <w:color w:val="000000"/>
              </w:rPr>
            </w:pPr>
            <w:r w:rsidRPr="00B0262E">
              <w:rPr>
                <w:color w:val="000000"/>
              </w:rPr>
              <w:t xml:space="preserve">Las bases de datos no relacionales </w:t>
            </w:r>
            <w:r w:rsidR="00005CBD" w:rsidRPr="00B0262E">
              <w:rPr>
                <w:color w:val="000000"/>
              </w:rPr>
              <w:t xml:space="preserve">son </w:t>
            </w:r>
            <w:r w:rsidRPr="00B0262E">
              <w:rPr>
                <w:color w:val="000000"/>
              </w:rPr>
              <w:t>también llamadas bases de datos NoSQL, no disponen de un identificador que sirve para relacionar entre un conjunto de datos</w:t>
            </w:r>
            <w:r w:rsidR="003C5063" w:rsidRPr="00B0262E">
              <w:rPr>
                <w:color w:val="000000"/>
              </w:rPr>
              <w:t xml:space="preserve"> y</w:t>
            </w:r>
            <w:r w:rsidRPr="00B0262E">
              <w:rPr>
                <w:color w:val="000000"/>
              </w:rPr>
              <w:t xml:space="preserve"> otro. La información se organiza generalmente mediante documentos, es una base de datos muy práctica cuando no se tiene claridad en el esquema de datos que se va implementar. </w:t>
            </w:r>
          </w:p>
          <w:p w14:paraId="000000C3" w14:textId="77777777" w:rsidR="003D7D50" w:rsidRPr="00B0262E" w:rsidRDefault="003D7D50">
            <w:pPr>
              <w:pBdr>
                <w:top w:val="nil"/>
                <w:left w:val="nil"/>
                <w:bottom w:val="nil"/>
                <w:right w:val="nil"/>
                <w:between w:val="nil"/>
              </w:pBdr>
              <w:spacing w:line="240" w:lineRule="auto"/>
              <w:jc w:val="both"/>
              <w:rPr>
                <w:color w:val="000000"/>
              </w:rPr>
            </w:pPr>
          </w:p>
          <w:p w14:paraId="000000C4" w14:textId="060FD173" w:rsidR="003D7D50" w:rsidRPr="00B0262E" w:rsidRDefault="00000000">
            <w:pPr>
              <w:pBdr>
                <w:top w:val="nil"/>
                <w:left w:val="nil"/>
                <w:bottom w:val="nil"/>
                <w:right w:val="nil"/>
                <w:between w:val="nil"/>
              </w:pBdr>
              <w:spacing w:line="240" w:lineRule="auto"/>
              <w:jc w:val="both"/>
              <w:rPr>
                <w:color w:val="000000"/>
              </w:rPr>
            </w:pPr>
            <w:r w:rsidRPr="00B0262E">
              <w:rPr>
                <w:color w:val="000000"/>
              </w:rPr>
              <w:t xml:space="preserve">Un tipo de bases de datos no relacional es la que implementa clave – valor, es una de las más prácticas en cuanto a su funcionalidad. Cada elemento dentro de la base de datos está identificado por una llave única, </w:t>
            </w:r>
            <w:r w:rsidR="003C5063" w:rsidRPr="00B0262E">
              <w:rPr>
                <w:color w:val="000000"/>
              </w:rPr>
              <w:t>qu</w:t>
            </w:r>
            <w:r w:rsidRPr="00B0262E">
              <w:rPr>
                <w:color w:val="000000"/>
              </w:rPr>
              <w:t xml:space="preserve">e la hace más eficiente al momento de recuperar la información, habitualmente la información es almacenada como un objeto binario </w:t>
            </w:r>
            <w:r w:rsidRPr="00B0262E">
              <w:rPr>
                <w:i/>
                <w:iCs/>
                <w:color w:val="000000"/>
              </w:rPr>
              <w:t>(BLOB),</w:t>
            </w:r>
            <w:r w:rsidRPr="00B0262E">
              <w:rPr>
                <w:color w:val="000000"/>
              </w:rPr>
              <w:t xml:space="preserve"> se caracterizan en su eficacia al momento de escribir o leer la información.  </w:t>
            </w:r>
          </w:p>
          <w:p w14:paraId="000000C5" w14:textId="77777777" w:rsidR="003D7D50" w:rsidRPr="00B0262E" w:rsidRDefault="003D7D50">
            <w:pPr>
              <w:pBdr>
                <w:top w:val="nil"/>
                <w:left w:val="nil"/>
                <w:bottom w:val="nil"/>
                <w:right w:val="nil"/>
                <w:between w:val="nil"/>
              </w:pBdr>
              <w:spacing w:line="240" w:lineRule="auto"/>
              <w:jc w:val="both"/>
              <w:rPr>
                <w:color w:val="000000"/>
              </w:rPr>
            </w:pPr>
          </w:p>
          <w:p w14:paraId="000000C6" w14:textId="77777777" w:rsidR="003D7D50" w:rsidRPr="00B0262E" w:rsidRDefault="00000000" w:rsidP="00EC1D69">
            <w:pPr>
              <w:pBdr>
                <w:top w:val="nil"/>
                <w:left w:val="nil"/>
                <w:bottom w:val="nil"/>
                <w:right w:val="nil"/>
                <w:between w:val="nil"/>
              </w:pBdr>
              <w:spacing w:line="240" w:lineRule="auto"/>
              <w:ind w:left="720"/>
              <w:jc w:val="center"/>
              <w:rPr>
                <w:color w:val="000000"/>
              </w:rPr>
            </w:pPr>
            <w:r w:rsidRPr="00B0262E">
              <w:rPr>
                <w:noProof/>
                <w:color w:val="000000"/>
              </w:rPr>
              <w:lastRenderedPageBreak/>
              <w:drawing>
                <wp:inline distT="0" distB="0" distL="0" distR="0" wp14:anchorId="67FDE1B3" wp14:editId="11C877F5">
                  <wp:extent cx="2856511" cy="2699825"/>
                  <wp:effectExtent l="0" t="0" r="0" b="0"/>
                  <wp:docPr id="16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l="38025" t="25150" r="39330" b="36785"/>
                          <a:stretch>
                            <a:fillRect/>
                          </a:stretch>
                        </pic:blipFill>
                        <pic:spPr>
                          <a:xfrm>
                            <a:off x="0" y="0"/>
                            <a:ext cx="2856511" cy="2699825"/>
                          </a:xfrm>
                          <a:prstGeom prst="rect">
                            <a:avLst/>
                          </a:prstGeom>
                          <a:ln/>
                        </pic:spPr>
                      </pic:pic>
                    </a:graphicData>
                  </a:graphic>
                </wp:inline>
              </w:drawing>
            </w:r>
          </w:p>
          <w:p w14:paraId="000000C7" w14:textId="77777777" w:rsidR="003D7D50" w:rsidRPr="00B0262E" w:rsidRDefault="00000000">
            <w:pPr>
              <w:pBdr>
                <w:top w:val="nil"/>
                <w:left w:val="nil"/>
                <w:bottom w:val="nil"/>
                <w:right w:val="nil"/>
                <w:between w:val="nil"/>
              </w:pBdr>
              <w:spacing w:line="240" w:lineRule="auto"/>
              <w:ind w:left="720"/>
              <w:rPr>
                <w:color w:val="0000FF"/>
                <w:u w:val="single"/>
              </w:rPr>
            </w:pPr>
            <w:r w:rsidRPr="00B0262E">
              <w:rPr>
                <w:color w:val="000000"/>
              </w:rPr>
              <w:t xml:space="preserve">Imagen de referencia: </w:t>
            </w:r>
            <w:hyperlink r:id="rId30">
              <w:r w:rsidRPr="00B0262E">
                <w:rPr>
                  <w:color w:val="0000FF"/>
                  <w:u w:val="single"/>
                </w:rPr>
                <w:t>https://www.acens.com/wp-content/images/2014/02/bbdd-nosql-wp-acens.pdf</w:t>
              </w:r>
            </w:hyperlink>
          </w:p>
          <w:p w14:paraId="000000C8" w14:textId="77777777" w:rsidR="003D7D50" w:rsidRPr="00B0262E" w:rsidRDefault="00000000">
            <w:pPr>
              <w:pBdr>
                <w:top w:val="nil"/>
                <w:left w:val="nil"/>
                <w:bottom w:val="nil"/>
                <w:right w:val="nil"/>
                <w:between w:val="nil"/>
              </w:pBdr>
              <w:spacing w:after="120" w:line="240" w:lineRule="auto"/>
              <w:ind w:left="720"/>
              <w:rPr>
                <w:color w:val="000000"/>
              </w:rPr>
            </w:pPr>
            <w:r w:rsidRPr="00E92458">
              <w:rPr>
                <w:color w:val="000000"/>
              </w:rPr>
              <w:t>228130_i10</w:t>
            </w:r>
          </w:p>
        </w:tc>
      </w:tr>
    </w:tbl>
    <w:p w14:paraId="000000CA" w14:textId="77777777" w:rsidR="003D7D50" w:rsidRPr="00B0262E" w:rsidRDefault="003D7D50">
      <w:pPr>
        <w:spacing w:after="120" w:line="240" w:lineRule="auto"/>
      </w:pPr>
    </w:p>
    <w:p w14:paraId="000000CC" w14:textId="77777777" w:rsidR="003D7D50" w:rsidRPr="00B0262E" w:rsidRDefault="00000000">
      <w:pPr>
        <w:spacing w:after="120" w:line="240" w:lineRule="auto"/>
        <w:rPr>
          <w:bCs/>
        </w:rPr>
      </w:pPr>
      <w:r w:rsidRPr="00B0262E">
        <w:rPr>
          <w:bCs/>
        </w:rPr>
        <w:t>1.5 Ventajas y desventajas</w:t>
      </w:r>
    </w:p>
    <w:tbl>
      <w:tblPr>
        <w:tblStyle w:val="ab"/>
        <w:tblW w:w="15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11010"/>
      </w:tblGrid>
      <w:tr w:rsidR="003D7D50" w:rsidRPr="00B0262E" w14:paraId="166A4AF5" w14:textId="77777777">
        <w:tc>
          <w:tcPr>
            <w:tcW w:w="4680" w:type="dxa"/>
            <w:shd w:val="clear" w:color="auto" w:fill="C9DAF8"/>
            <w:tcMar>
              <w:top w:w="100" w:type="dxa"/>
              <w:left w:w="100" w:type="dxa"/>
              <w:bottom w:w="100" w:type="dxa"/>
              <w:right w:w="100" w:type="dxa"/>
            </w:tcMar>
          </w:tcPr>
          <w:p w14:paraId="000000CD" w14:textId="77777777" w:rsidR="003D7D50" w:rsidRPr="00B0262E" w:rsidRDefault="00000000">
            <w:pPr>
              <w:widowControl w:val="0"/>
              <w:spacing w:line="240" w:lineRule="auto"/>
              <w:rPr>
                <w:b/>
              </w:rPr>
            </w:pPr>
            <w:r w:rsidRPr="00B0262E">
              <w:rPr>
                <w:b/>
              </w:rPr>
              <w:t>Tipo de recurso</w:t>
            </w:r>
          </w:p>
        </w:tc>
        <w:tc>
          <w:tcPr>
            <w:tcW w:w="11010" w:type="dxa"/>
            <w:shd w:val="clear" w:color="auto" w:fill="C9DAF8"/>
            <w:tcMar>
              <w:top w:w="100" w:type="dxa"/>
              <w:left w:w="100" w:type="dxa"/>
              <w:bottom w:w="100" w:type="dxa"/>
              <w:right w:w="100" w:type="dxa"/>
            </w:tcMar>
          </w:tcPr>
          <w:p w14:paraId="000000CE" w14:textId="77777777" w:rsidR="003D7D50" w:rsidRPr="00B0262E" w:rsidRDefault="00000000">
            <w:pPr>
              <w:pStyle w:val="Ttulo"/>
              <w:widowControl w:val="0"/>
              <w:spacing w:line="240" w:lineRule="auto"/>
              <w:jc w:val="center"/>
              <w:rPr>
                <w:sz w:val="22"/>
                <w:szCs w:val="22"/>
              </w:rPr>
            </w:pPr>
            <w:bookmarkStart w:id="27" w:name="_heading=h.3znysh7" w:colFirst="0" w:colLast="0"/>
            <w:bookmarkEnd w:id="27"/>
            <w:r w:rsidRPr="00B0262E">
              <w:rPr>
                <w:sz w:val="22"/>
                <w:szCs w:val="22"/>
              </w:rPr>
              <w:t>Tarjetas Conectadas</w:t>
            </w:r>
          </w:p>
        </w:tc>
      </w:tr>
      <w:tr w:rsidR="003D7D50" w:rsidRPr="00B0262E" w14:paraId="06CA5420" w14:textId="77777777">
        <w:tc>
          <w:tcPr>
            <w:tcW w:w="4680" w:type="dxa"/>
            <w:shd w:val="clear" w:color="auto" w:fill="auto"/>
            <w:tcMar>
              <w:top w:w="100" w:type="dxa"/>
              <w:left w:w="100" w:type="dxa"/>
              <w:bottom w:w="100" w:type="dxa"/>
              <w:right w:w="100" w:type="dxa"/>
            </w:tcMar>
          </w:tcPr>
          <w:p w14:paraId="000000CF" w14:textId="77777777" w:rsidR="003D7D50" w:rsidRPr="00B0262E" w:rsidRDefault="00000000">
            <w:pPr>
              <w:widowControl w:val="0"/>
              <w:spacing w:line="240" w:lineRule="auto"/>
              <w:rPr>
                <w:b/>
              </w:rPr>
            </w:pPr>
            <w:r w:rsidRPr="00B0262E">
              <w:rPr>
                <w:b/>
              </w:rPr>
              <w:t>Introducción</w:t>
            </w:r>
          </w:p>
        </w:tc>
        <w:tc>
          <w:tcPr>
            <w:tcW w:w="11010" w:type="dxa"/>
            <w:shd w:val="clear" w:color="auto" w:fill="auto"/>
            <w:tcMar>
              <w:top w:w="100" w:type="dxa"/>
              <w:left w:w="100" w:type="dxa"/>
              <w:bottom w:w="100" w:type="dxa"/>
              <w:right w:w="100" w:type="dxa"/>
            </w:tcMar>
          </w:tcPr>
          <w:p w14:paraId="000000D0" w14:textId="27E2E83E" w:rsidR="003D7D50" w:rsidRPr="00B0262E" w:rsidRDefault="00000000">
            <w:pPr>
              <w:widowControl w:val="0"/>
              <w:spacing w:line="240" w:lineRule="auto"/>
              <w:rPr>
                <w:color w:val="999999"/>
              </w:rPr>
            </w:pPr>
            <w:r w:rsidRPr="00B0262E">
              <w:rPr>
                <w:color w:val="000000" w:themeColor="text1"/>
              </w:rPr>
              <w:t xml:space="preserve">A continuación, </w:t>
            </w:r>
            <w:r w:rsidR="00083ECB" w:rsidRPr="00B0262E">
              <w:rPr>
                <w:color w:val="000000" w:themeColor="text1"/>
              </w:rPr>
              <w:t xml:space="preserve">se </w:t>
            </w:r>
            <w:r w:rsidRPr="00B0262E">
              <w:rPr>
                <w:color w:val="000000" w:themeColor="text1"/>
              </w:rPr>
              <w:t>m</w:t>
            </w:r>
            <w:r w:rsidR="00083ECB" w:rsidRPr="00B0262E">
              <w:rPr>
                <w:color w:val="000000" w:themeColor="text1"/>
              </w:rPr>
              <w:t>uestra</w:t>
            </w:r>
            <w:r w:rsidRPr="00B0262E">
              <w:rPr>
                <w:color w:val="000000" w:themeColor="text1"/>
              </w:rPr>
              <w:t xml:space="preserve"> un comparativo entre las ventajas y desventajas de estas dos bases de datos:</w:t>
            </w:r>
          </w:p>
        </w:tc>
      </w:tr>
      <w:tr w:rsidR="003D7D50" w:rsidRPr="00B0262E" w14:paraId="1B0A0F2B" w14:textId="77777777">
        <w:trPr>
          <w:trHeight w:val="420"/>
        </w:trPr>
        <w:tc>
          <w:tcPr>
            <w:tcW w:w="15690" w:type="dxa"/>
            <w:gridSpan w:val="2"/>
            <w:shd w:val="clear" w:color="auto" w:fill="auto"/>
            <w:tcMar>
              <w:top w:w="100" w:type="dxa"/>
              <w:left w:w="100" w:type="dxa"/>
              <w:bottom w:w="100" w:type="dxa"/>
              <w:right w:w="100" w:type="dxa"/>
            </w:tcMar>
          </w:tcPr>
          <w:p w14:paraId="000000D1" w14:textId="77777777" w:rsidR="003D7D50" w:rsidRPr="00B0262E" w:rsidRDefault="00000000">
            <w:pPr>
              <w:widowControl w:val="0"/>
              <w:spacing w:line="240" w:lineRule="auto"/>
              <w:rPr>
                <w:b/>
              </w:rPr>
            </w:pPr>
            <w:r w:rsidRPr="00B0262E">
              <w:rPr>
                <w:noProof/>
              </w:rPr>
              <w:drawing>
                <wp:inline distT="0" distB="0" distL="0" distR="0" wp14:anchorId="52AEA302" wp14:editId="10B055A0">
                  <wp:extent cx="2022766" cy="1359298"/>
                  <wp:effectExtent l="0" t="0" r="0" b="0"/>
                  <wp:docPr id="163" name="image29.jpg" descr="pro contra"/>
                  <wp:cNvGraphicFramePr/>
                  <a:graphic xmlns:a="http://schemas.openxmlformats.org/drawingml/2006/main">
                    <a:graphicData uri="http://schemas.openxmlformats.org/drawingml/2006/picture">
                      <pic:pic xmlns:pic="http://schemas.openxmlformats.org/drawingml/2006/picture">
                        <pic:nvPicPr>
                          <pic:cNvPr id="0" name="image29.jpg" descr="pro contra"/>
                          <pic:cNvPicPr preferRelativeResize="0"/>
                        </pic:nvPicPr>
                        <pic:blipFill>
                          <a:blip r:embed="rId31"/>
                          <a:srcRect/>
                          <a:stretch>
                            <a:fillRect/>
                          </a:stretch>
                        </pic:blipFill>
                        <pic:spPr>
                          <a:xfrm>
                            <a:off x="0" y="0"/>
                            <a:ext cx="2022766" cy="1359298"/>
                          </a:xfrm>
                          <a:prstGeom prst="rect">
                            <a:avLst/>
                          </a:prstGeom>
                          <a:ln/>
                        </pic:spPr>
                      </pic:pic>
                    </a:graphicData>
                  </a:graphic>
                </wp:inline>
              </w:drawing>
            </w:r>
          </w:p>
          <w:p w14:paraId="000000D2" w14:textId="77777777" w:rsidR="003D7D50" w:rsidRPr="00B0262E" w:rsidRDefault="00000000">
            <w:pPr>
              <w:widowControl w:val="0"/>
              <w:spacing w:line="240" w:lineRule="auto"/>
            </w:pPr>
            <w:r w:rsidRPr="00B0262E">
              <w:t xml:space="preserve">Imagen de referencia </w:t>
            </w:r>
            <w:hyperlink r:id="rId32">
              <w:r w:rsidRPr="00B0262E">
                <w:rPr>
                  <w:color w:val="0000FF"/>
                  <w:u w:val="single"/>
                </w:rPr>
                <w:t>https://cutt.ly/xXE1X6c</w:t>
              </w:r>
            </w:hyperlink>
            <w:r w:rsidRPr="00B0262E">
              <w:t xml:space="preserve"> </w:t>
            </w:r>
          </w:p>
          <w:p w14:paraId="000000D3" w14:textId="77777777" w:rsidR="003D7D50" w:rsidRPr="00B0262E" w:rsidRDefault="00000000">
            <w:pPr>
              <w:widowControl w:val="0"/>
              <w:spacing w:line="240" w:lineRule="auto"/>
            </w:pPr>
            <w:r w:rsidRPr="00E92458">
              <w:rPr>
                <w:color w:val="000000"/>
              </w:rPr>
              <w:t>228130_i11</w:t>
            </w:r>
          </w:p>
        </w:tc>
      </w:tr>
      <w:tr w:rsidR="003D7D50" w:rsidRPr="00B0262E" w14:paraId="6BF4994B" w14:textId="77777777">
        <w:tc>
          <w:tcPr>
            <w:tcW w:w="4680" w:type="dxa"/>
            <w:shd w:val="clear" w:color="auto" w:fill="auto"/>
            <w:tcMar>
              <w:top w:w="100" w:type="dxa"/>
              <w:left w:w="100" w:type="dxa"/>
              <w:bottom w:w="100" w:type="dxa"/>
              <w:right w:w="100" w:type="dxa"/>
            </w:tcMar>
          </w:tcPr>
          <w:p w14:paraId="000000D5" w14:textId="77777777" w:rsidR="003D7D50" w:rsidRPr="00B0262E" w:rsidRDefault="00000000">
            <w:pPr>
              <w:widowControl w:val="0"/>
              <w:spacing w:line="240" w:lineRule="auto"/>
            </w:pPr>
            <w:r w:rsidRPr="00B0262E">
              <w:rPr>
                <w:noProof/>
              </w:rPr>
              <w:lastRenderedPageBreak/>
              <w:drawing>
                <wp:inline distT="0" distB="0" distL="0" distR="0" wp14:anchorId="57D1A30E" wp14:editId="20693850">
                  <wp:extent cx="1381725" cy="1406673"/>
                  <wp:effectExtent l="0" t="0" r="0" b="0"/>
                  <wp:docPr id="165" name="image31.jpg" descr="Retro Haken grün und Kreuz rot"/>
                  <wp:cNvGraphicFramePr/>
                  <a:graphic xmlns:a="http://schemas.openxmlformats.org/drawingml/2006/main">
                    <a:graphicData uri="http://schemas.openxmlformats.org/drawingml/2006/picture">
                      <pic:pic xmlns:pic="http://schemas.openxmlformats.org/drawingml/2006/picture">
                        <pic:nvPicPr>
                          <pic:cNvPr id="0" name="image31.jpg" descr="Retro Haken grün und Kreuz rot"/>
                          <pic:cNvPicPr preferRelativeResize="0"/>
                        </pic:nvPicPr>
                        <pic:blipFill>
                          <a:blip r:embed="rId33"/>
                          <a:srcRect r="50296"/>
                          <a:stretch>
                            <a:fillRect/>
                          </a:stretch>
                        </pic:blipFill>
                        <pic:spPr>
                          <a:xfrm>
                            <a:off x="0" y="0"/>
                            <a:ext cx="1381725" cy="1406673"/>
                          </a:xfrm>
                          <a:prstGeom prst="rect">
                            <a:avLst/>
                          </a:prstGeom>
                          <a:ln/>
                        </pic:spPr>
                      </pic:pic>
                    </a:graphicData>
                  </a:graphic>
                </wp:inline>
              </w:drawing>
            </w:r>
          </w:p>
          <w:p w14:paraId="000000D6" w14:textId="77777777" w:rsidR="003D7D50" w:rsidRPr="00B0262E" w:rsidRDefault="00000000">
            <w:pPr>
              <w:widowControl w:val="0"/>
              <w:spacing w:line="240" w:lineRule="auto"/>
              <w:rPr>
                <w:color w:val="0000FF"/>
                <w:u w:val="single"/>
              </w:rPr>
            </w:pPr>
            <w:r w:rsidRPr="00B0262E">
              <w:t xml:space="preserve">Imagen de referencia </w:t>
            </w:r>
            <w:hyperlink r:id="rId34">
              <w:r w:rsidRPr="00B0262E">
                <w:rPr>
                  <w:color w:val="0000FF"/>
                  <w:u w:val="single"/>
                </w:rPr>
                <w:t>https://cutt.ly/2XE199P</w:t>
              </w:r>
            </w:hyperlink>
          </w:p>
          <w:p w14:paraId="000000D7" w14:textId="77777777" w:rsidR="003D7D50" w:rsidRPr="00B0262E" w:rsidRDefault="00000000">
            <w:pPr>
              <w:widowControl w:val="0"/>
              <w:spacing w:line="240" w:lineRule="auto"/>
            </w:pPr>
            <w:r w:rsidRPr="00E92458">
              <w:rPr>
                <w:color w:val="000000"/>
              </w:rPr>
              <w:t>228130_i12</w:t>
            </w:r>
            <w:r w:rsidRPr="00B0262E">
              <w:t xml:space="preserve"> </w:t>
            </w:r>
          </w:p>
        </w:tc>
        <w:tc>
          <w:tcPr>
            <w:tcW w:w="11010" w:type="dxa"/>
            <w:shd w:val="clear" w:color="auto" w:fill="auto"/>
            <w:tcMar>
              <w:top w:w="100" w:type="dxa"/>
              <w:left w:w="100" w:type="dxa"/>
              <w:bottom w:w="100" w:type="dxa"/>
              <w:right w:w="100" w:type="dxa"/>
            </w:tcMar>
          </w:tcPr>
          <w:p w14:paraId="000000D8" w14:textId="77777777" w:rsidR="003D7D50" w:rsidRPr="00B0262E" w:rsidRDefault="00000000">
            <w:pPr>
              <w:spacing w:after="120" w:line="240" w:lineRule="auto"/>
              <w:jc w:val="both"/>
            </w:pPr>
            <w:r w:rsidRPr="00B0262E">
              <w:t>Ventajas de las bases de datos relacionales:</w:t>
            </w:r>
          </w:p>
          <w:p w14:paraId="000000D9" w14:textId="46F46698"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color w:val="000000"/>
              </w:rPr>
              <w:t xml:space="preserve">Una de las ventajas es la </w:t>
            </w:r>
            <w:r w:rsidRPr="00B0262E">
              <w:rPr>
                <w:b/>
                <w:color w:val="000000"/>
              </w:rPr>
              <w:t>sencillez</w:t>
            </w:r>
            <w:r w:rsidRPr="00B0262E">
              <w:rPr>
                <w:color w:val="000000"/>
              </w:rPr>
              <w:t>, es muy fácil trabajar en ella permitiendo la creación y la accesibilidad al momento de ampliar la base de datos.</w:t>
            </w:r>
          </w:p>
          <w:p w14:paraId="000000DA" w14:textId="77777777"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color w:val="000000"/>
              </w:rPr>
              <w:t xml:space="preserve">La </w:t>
            </w:r>
            <w:r w:rsidRPr="00B0262E">
              <w:rPr>
                <w:b/>
                <w:color w:val="000000"/>
              </w:rPr>
              <w:t>uniformidad</w:t>
            </w:r>
            <w:r w:rsidRPr="00B0262E">
              <w:rPr>
                <w:color w:val="000000"/>
              </w:rPr>
              <w:t xml:space="preserve"> de los datos, favoreciendo que no exista la duplicidad en los registros.</w:t>
            </w:r>
          </w:p>
          <w:p w14:paraId="000000DB" w14:textId="4EFDD0AD"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color w:val="000000"/>
              </w:rPr>
              <w:t xml:space="preserve">La </w:t>
            </w:r>
            <w:r w:rsidRPr="00B0262E">
              <w:rPr>
                <w:b/>
                <w:color w:val="000000"/>
              </w:rPr>
              <w:t>accesibilidad</w:t>
            </w:r>
            <w:r w:rsidRPr="00B0262E">
              <w:rPr>
                <w:color w:val="000000"/>
              </w:rPr>
              <w:t xml:space="preserve">, </w:t>
            </w:r>
            <w:r w:rsidR="00F5444B" w:rsidRPr="00B0262E">
              <w:rPr>
                <w:color w:val="000000"/>
              </w:rPr>
              <w:t xml:space="preserve">ya que </w:t>
            </w:r>
            <w:r w:rsidRPr="00B0262E">
              <w:rPr>
                <w:color w:val="000000"/>
              </w:rPr>
              <w:t>permite que varios usuarios ac</w:t>
            </w:r>
            <w:r w:rsidR="00F5444B" w:rsidRPr="00B0262E">
              <w:rPr>
                <w:color w:val="000000"/>
              </w:rPr>
              <w:t>c</w:t>
            </w:r>
            <w:r w:rsidRPr="00B0262E">
              <w:rPr>
                <w:color w:val="000000"/>
              </w:rPr>
              <w:t>eda</w:t>
            </w:r>
            <w:r w:rsidR="00F5444B" w:rsidRPr="00B0262E">
              <w:rPr>
                <w:color w:val="000000"/>
              </w:rPr>
              <w:t>n</w:t>
            </w:r>
            <w:r w:rsidRPr="00B0262E">
              <w:rPr>
                <w:color w:val="000000"/>
              </w:rPr>
              <w:t xml:space="preserve"> a la base de datos al mismo tiempo, también implementa un sistema de bloqueos a los usuarios al momento de la actualización de los datos</w:t>
            </w:r>
            <w:r w:rsidR="00E26FDD" w:rsidRPr="00B0262E">
              <w:rPr>
                <w:color w:val="000000"/>
              </w:rPr>
              <w:t>,</w:t>
            </w:r>
            <w:r w:rsidRPr="00B0262E">
              <w:rPr>
                <w:color w:val="000000"/>
              </w:rPr>
              <w:t xml:space="preserve"> para evitar posibles conflictos entre usuarios.</w:t>
            </w:r>
          </w:p>
          <w:p w14:paraId="000000DC" w14:textId="2910A76B"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color w:val="000000"/>
              </w:rPr>
              <w:t xml:space="preserve">La </w:t>
            </w:r>
            <w:r w:rsidRPr="00B0262E">
              <w:rPr>
                <w:b/>
                <w:color w:val="000000"/>
              </w:rPr>
              <w:t>atomicidad</w:t>
            </w:r>
            <w:r w:rsidRPr="00B0262E">
              <w:rPr>
                <w:color w:val="000000"/>
              </w:rPr>
              <w:t xml:space="preserve">, donde define si una operación fue terminada o no, para </w:t>
            </w:r>
            <w:r w:rsidR="00E26FDD" w:rsidRPr="00B0262E">
              <w:rPr>
                <w:color w:val="000000"/>
              </w:rPr>
              <w:t>que,</w:t>
            </w:r>
            <w:r w:rsidRPr="00B0262E">
              <w:rPr>
                <w:color w:val="000000"/>
              </w:rPr>
              <w:t xml:space="preserve"> en caso de fallas en el sistema</w:t>
            </w:r>
            <w:r w:rsidR="00E26FDD" w:rsidRPr="00B0262E">
              <w:rPr>
                <w:color w:val="000000"/>
              </w:rPr>
              <w:t>,</w:t>
            </w:r>
            <w:r w:rsidRPr="00B0262E">
              <w:rPr>
                <w:color w:val="000000"/>
              </w:rPr>
              <w:t xml:space="preserve"> determinada operación no quede a medias.</w:t>
            </w:r>
          </w:p>
          <w:p w14:paraId="000000DD" w14:textId="5C4EE1CD" w:rsidR="003D7D50" w:rsidRPr="00B0262E" w:rsidRDefault="00000000">
            <w:pPr>
              <w:numPr>
                <w:ilvl w:val="0"/>
                <w:numId w:val="1"/>
              </w:numPr>
              <w:pBdr>
                <w:top w:val="nil"/>
                <w:left w:val="nil"/>
                <w:bottom w:val="nil"/>
                <w:right w:val="nil"/>
                <w:between w:val="nil"/>
              </w:pBdr>
              <w:spacing w:after="120" w:line="240" w:lineRule="auto"/>
              <w:jc w:val="both"/>
              <w:rPr>
                <w:color w:val="000000"/>
              </w:rPr>
            </w:pPr>
            <w:r w:rsidRPr="00B0262E">
              <w:rPr>
                <w:color w:val="000000"/>
              </w:rPr>
              <w:t xml:space="preserve">El </w:t>
            </w:r>
            <w:r w:rsidRPr="00B0262E">
              <w:rPr>
                <w:b/>
                <w:color w:val="000000"/>
              </w:rPr>
              <w:t>rendimiento</w:t>
            </w:r>
            <w:r w:rsidRPr="00B0262E">
              <w:rPr>
                <w:color w:val="000000"/>
              </w:rPr>
              <w:t>, son bases de datos que mantiene</w:t>
            </w:r>
            <w:r w:rsidR="00E26FDD" w:rsidRPr="00B0262E">
              <w:rPr>
                <w:color w:val="000000"/>
              </w:rPr>
              <w:t>n</w:t>
            </w:r>
            <w:r w:rsidRPr="00B0262E">
              <w:rPr>
                <w:color w:val="000000"/>
              </w:rPr>
              <w:t xml:space="preserve"> un </w:t>
            </w:r>
            <w:r w:rsidR="00E26FDD" w:rsidRPr="00B0262E">
              <w:rPr>
                <w:color w:val="000000"/>
              </w:rPr>
              <w:t xml:space="preserve">buen </w:t>
            </w:r>
            <w:r w:rsidRPr="00B0262E">
              <w:rPr>
                <w:color w:val="000000"/>
              </w:rPr>
              <w:t>rendimiento</w:t>
            </w:r>
            <w:r w:rsidR="00E26FDD" w:rsidRPr="00B0262E">
              <w:rPr>
                <w:color w:val="000000"/>
              </w:rPr>
              <w:t xml:space="preserve"> </w:t>
            </w:r>
            <w:r w:rsidRPr="00B0262E">
              <w:rPr>
                <w:color w:val="000000"/>
              </w:rPr>
              <w:t>en cu</w:t>
            </w:r>
            <w:r w:rsidR="00E26FDD" w:rsidRPr="00B0262E">
              <w:rPr>
                <w:color w:val="000000"/>
              </w:rPr>
              <w:t>a</w:t>
            </w:r>
            <w:r w:rsidRPr="00B0262E">
              <w:rPr>
                <w:color w:val="000000"/>
              </w:rPr>
              <w:t xml:space="preserve">nto a </w:t>
            </w:r>
            <w:r w:rsidR="00E26FDD" w:rsidRPr="00B0262E">
              <w:rPr>
                <w:color w:val="000000"/>
              </w:rPr>
              <w:t xml:space="preserve">la </w:t>
            </w:r>
            <w:r w:rsidRPr="00B0262E">
              <w:rPr>
                <w:color w:val="000000"/>
              </w:rPr>
              <w:t xml:space="preserve">diversidad de herramientas que contiene y </w:t>
            </w:r>
            <w:r w:rsidR="009F618F" w:rsidRPr="00B0262E">
              <w:rPr>
                <w:color w:val="000000"/>
              </w:rPr>
              <w:t xml:space="preserve">así como, </w:t>
            </w:r>
            <w:r w:rsidRPr="00B0262E">
              <w:rPr>
                <w:color w:val="000000"/>
              </w:rPr>
              <w:t>una rápida experiencia de usuario.</w:t>
            </w:r>
          </w:p>
        </w:tc>
      </w:tr>
      <w:tr w:rsidR="003D7D50" w:rsidRPr="00B0262E" w14:paraId="21A9C6B0" w14:textId="77777777">
        <w:tc>
          <w:tcPr>
            <w:tcW w:w="4680" w:type="dxa"/>
            <w:shd w:val="clear" w:color="auto" w:fill="auto"/>
            <w:tcMar>
              <w:top w:w="100" w:type="dxa"/>
              <w:left w:w="100" w:type="dxa"/>
              <w:bottom w:w="100" w:type="dxa"/>
              <w:right w:w="100" w:type="dxa"/>
            </w:tcMar>
          </w:tcPr>
          <w:p w14:paraId="000000DE" w14:textId="77777777" w:rsidR="003D7D50" w:rsidRPr="00B0262E" w:rsidRDefault="00000000">
            <w:pPr>
              <w:widowControl w:val="0"/>
              <w:spacing w:line="240" w:lineRule="auto"/>
            </w:pPr>
            <w:r w:rsidRPr="00B0262E">
              <w:rPr>
                <w:noProof/>
              </w:rPr>
              <w:drawing>
                <wp:inline distT="0" distB="0" distL="0" distR="0" wp14:anchorId="7FA221EF" wp14:editId="09FCDBF8">
                  <wp:extent cx="1388665" cy="1406673"/>
                  <wp:effectExtent l="0" t="0" r="0" b="0"/>
                  <wp:docPr id="166" name="image31.jpg" descr="Retro Haken grün und Kreuz rot"/>
                  <wp:cNvGraphicFramePr/>
                  <a:graphic xmlns:a="http://schemas.openxmlformats.org/drawingml/2006/main">
                    <a:graphicData uri="http://schemas.openxmlformats.org/drawingml/2006/picture">
                      <pic:pic xmlns:pic="http://schemas.openxmlformats.org/drawingml/2006/picture">
                        <pic:nvPicPr>
                          <pic:cNvPr id="0" name="image31.jpg" descr="Retro Haken grün und Kreuz rot"/>
                          <pic:cNvPicPr preferRelativeResize="0"/>
                        </pic:nvPicPr>
                        <pic:blipFill>
                          <a:blip r:embed="rId33"/>
                          <a:srcRect l="50047"/>
                          <a:stretch>
                            <a:fillRect/>
                          </a:stretch>
                        </pic:blipFill>
                        <pic:spPr>
                          <a:xfrm>
                            <a:off x="0" y="0"/>
                            <a:ext cx="1388665" cy="1406673"/>
                          </a:xfrm>
                          <a:prstGeom prst="rect">
                            <a:avLst/>
                          </a:prstGeom>
                          <a:ln/>
                        </pic:spPr>
                      </pic:pic>
                    </a:graphicData>
                  </a:graphic>
                </wp:inline>
              </w:drawing>
            </w:r>
          </w:p>
          <w:p w14:paraId="000000DF" w14:textId="77777777" w:rsidR="003D7D50" w:rsidRPr="00B0262E" w:rsidRDefault="00000000">
            <w:pPr>
              <w:widowControl w:val="0"/>
              <w:spacing w:line="240" w:lineRule="auto"/>
              <w:rPr>
                <w:color w:val="0000FF"/>
                <w:u w:val="single"/>
              </w:rPr>
            </w:pPr>
            <w:r w:rsidRPr="00B0262E">
              <w:t xml:space="preserve">Imagen de referencia </w:t>
            </w:r>
            <w:hyperlink r:id="rId35">
              <w:r w:rsidRPr="00B0262E">
                <w:rPr>
                  <w:color w:val="0000FF"/>
                  <w:u w:val="single"/>
                </w:rPr>
                <w:t>https://cutt.ly/2XE199P</w:t>
              </w:r>
            </w:hyperlink>
          </w:p>
          <w:p w14:paraId="000000E0" w14:textId="77777777" w:rsidR="003D7D50" w:rsidRPr="00B0262E" w:rsidRDefault="00000000">
            <w:pPr>
              <w:widowControl w:val="0"/>
              <w:spacing w:line="240" w:lineRule="auto"/>
            </w:pPr>
            <w:r w:rsidRPr="00E92458">
              <w:rPr>
                <w:color w:val="000000"/>
              </w:rPr>
              <w:t>228130_i13</w:t>
            </w:r>
            <w:r w:rsidRPr="00B0262E">
              <w:t xml:space="preserve"> </w:t>
            </w:r>
          </w:p>
        </w:tc>
        <w:tc>
          <w:tcPr>
            <w:tcW w:w="11010" w:type="dxa"/>
            <w:shd w:val="clear" w:color="auto" w:fill="auto"/>
            <w:tcMar>
              <w:top w:w="100" w:type="dxa"/>
              <w:left w:w="100" w:type="dxa"/>
              <w:bottom w:w="100" w:type="dxa"/>
              <w:right w:w="100" w:type="dxa"/>
            </w:tcMar>
          </w:tcPr>
          <w:p w14:paraId="000000E1" w14:textId="77777777" w:rsidR="003D7D50" w:rsidRPr="00B0262E" w:rsidRDefault="00000000">
            <w:pPr>
              <w:spacing w:after="120" w:line="240" w:lineRule="auto"/>
              <w:jc w:val="both"/>
            </w:pPr>
            <w:r w:rsidRPr="00B0262E">
              <w:t>Desventajas de las bases de datos relacionales:</w:t>
            </w:r>
          </w:p>
          <w:p w14:paraId="000000E2" w14:textId="54D9BD4C"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color w:val="000000"/>
              </w:rPr>
              <w:t xml:space="preserve">El </w:t>
            </w:r>
            <w:r w:rsidRPr="00B0262E">
              <w:rPr>
                <w:b/>
                <w:color w:val="000000"/>
              </w:rPr>
              <w:t>costo de mantenimiento,</w:t>
            </w:r>
            <w:r w:rsidRPr="00B0262E">
              <w:rPr>
                <w:color w:val="000000"/>
              </w:rPr>
              <w:t xml:space="preserve"> la gran mayoría de las empresas tienen un crecimiento muy dinámico, y los registros almacenados en las bases de datos va</w:t>
            </w:r>
            <w:r w:rsidR="00724113" w:rsidRPr="00B0262E">
              <w:rPr>
                <w:color w:val="000000"/>
              </w:rPr>
              <w:t>n</w:t>
            </w:r>
            <w:r w:rsidRPr="00B0262E">
              <w:rPr>
                <w:color w:val="000000"/>
              </w:rPr>
              <w:t xml:space="preserve"> a tener muchas modificaciones y un volumen en su crecimiento.</w:t>
            </w:r>
          </w:p>
          <w:p w14:paraId="000000E3" w14:textId="6B361BD9" w:rsidR="003D7D50" w:rsidRPr="00B0262E" w:rsidRDefault="00000000">
            <w:pPr>
              <w:numPr>
                <w:ilvl w:val="0"/>
                <w:numId w:val="1"/>
              </w:numPr>
              <w:pBdr>
                <w:top w:val="nil"/>
                <w:left w:val="nil"/>
                <w:bottom w:val="nil"/>
                <w:right w:val="nil"/>
                <w:between w:val="nil"/>
              </w:pBdr>
              <w:spacing w:after="120" w:line="240" w:lineRule="auto"/>
              <w:jc w:val="both"/>
              <w:rPr>
                <w:color w:val="000000"/>
              </w:rPr>
            </w:pPr>
            <w:r w:rsidRPr="00B0262E">
              <w:rPr>
                <w:b/>
                <w:color w:val="000000"/>
              </w:rPr>
              <w:t>Espacio limitado</w:t>
            </w:r>
            <w:r w:rsidRPr="00B0262E">
              <w:rPr>
                <w:color w:val="000000"/>
              </w:rPr>
              <w:t xml:space="preserve">, </w:t>
            </w:r>
            <w:r w:rsidR="0059713B" w:rsidRPr="00B0262E">
              <w:rPr>
                <w:color w:val="000000"/>
              </w:rPr>
              <w:t xml:space="preserve">a medida que crece </w:t>
            </w:r>
            <w:r w:rsidRPr="00B0262E">
              <w:rPr>
                <w:color w:val="000000"/>
              </w:rPr>
              <w:t>el volumen de los datos</w:t>
            </w:r>
            <w:r w:rsidR="00724113" w:rsidRPr="00B0262E">
              <w:rPr>
                <w:color w:val="000000"/>
              </w:rPr>
              <w:t>,</w:t>
            </w:r>
            <w:r w:rsidRPr="00B0262E">
              <w:rPr>
                <w:color w:val="000000"/>
              </w:rPr>
              <w:t xml:space="preserve"> va a requerir de más espacio.</w:t>
            </w:r>
          </w:p>
          <w:p w14:paraId="000000E4" w14:textId="77777777" w:rsidR="003D7D50" w:rsidRPr="00B0262E" w:rsidRDefault="003D7D50">
            <w:pPr>
              <w:widowControl w:val="0"/>
              <w:spacing w:line="240" w:lineRule="auto"/>
              <w:rPr>
                <w:color w:val="999999"/>
              </w:rPr>
            </w:pPr>
          </w:p>
        </w:tc>
      </w:tr>
      <w:tr w:rsidR="003D7D50" w:rsidRPr="00B0262E" w14:paraId="09380BE8" w14:textId="77777777">
        <w:tc>
          <w:tcPr>
            <w:tcW w:w="4680" w:type="dxa"/>
            <w:shd w:val="clear" w:color="auto" w:fill="auto"/>
            <w:tcMar>
              <w:top w:w="100" w:type="dxa"/>
              <w:left w:w="100" w:type="dxa"/>
              <w:bottom w:w="100" w:type="dxa"/>
              <w:right w:w="100" w:type="dxa"/>
            </w:tcMar>
          </w:tcPr>
          <w:p w14:paraId="000000E5" w14:textId="77777777" w:rsidR="003D7D50" w:rsidRPr="00B0262E" w:rsidRDefault="00000000">
            <w:pPr>
              <w:widowControl w:val="0"/>
              <w:spacing w:line="240" w:lineRule="auto"/>
            </w:pPr>
            <w:r w:rsidRPr="00B0262E">
              <w:rPr>
                <w:noProof/>
              </w:rPr>
              <w:drawing>
                <wp:inline distT="0" distB="0" distL="0" distR="0" wp14:anchorId="448F5C3C" wp14:editId="6BAA43DA">
                  <wp:extent cx="1105319" cy="1135464"/>
                  <wp:effectExtent l="0" t="0" r="0" b="7620"/>
                  <wp:docPr id="167" name="image31.jpg" descr="Retro Haken grün und Kreuz rot"/>
                  <wp:cNvGraphicFramePr/>
                  <a:graphic xmlns:a="http://schemas.openxmlformats.org/drawingml/2006/main">
                    <a:graphicData uri="http://schemas.openxmlformats.org/drawingml/2006/picture">
                      <pic:pic xmlns:pic="http://schemas.openxmlformats.org/drawingml/2006/picture">
                        <pic:nvPicPr>
                          <pic:cNvPr id="0" name="image31.jpg" descr="Retro Haken grün und Kreuz rot"/>
                          <pic:cNvPicPr preferRelativeResize="0"/>
                        </pic:nvPicPr>
                        <pic:blipFill>
                          <a:blip r:embed="rId33"/>
                          <a:srcRect r="50296"/>
                          <a:stretch>
                            <a:fillRect/>
                          </a:stretch>
                        </pic:blipFill>
                        <pic:spPr>
                          <a:xfrm>
                            <a:off x="0" y="0"/>
                            <a:ext cx="1110292" cy="1140573"/>
                          </a:xfrm>
                          <a:prstGeom prst="rect">
                            <a:avLst/>
                          </a:prstGeom>
                          <a:ln/>
                        </pic:spPr>
                      </pic:pic>
                    </a:graphicData>
                  </a:graphic>
                </wp:inline>
              </w:drawing>
            </w:r>
          </w:p>
          <w:p w14:paraId="000000E6" w14:textId="77777777" w:rsidR="003D7D50" w:rsidRPr="00B0262E" w:rsidRDefault="00000000">
            <w:pPr>
              <w:widowControl w:val="0"/>
              <w:spacing w:line="240" w:lineRule="auto"/>
              <w:rPr>
                <w:color w:val="0000FF"/>
                <w:u w:val="single"/>
              </w:rPr>
            </w:pPr>
            <w:r w:rsidRPr="00B0262E">
              <w:t xml:space="preserve">Imagen de referencia </w:t>
            </w:r>
            <w:hyperlink r:id="rId36">
              <w:r w:rsidRPr="00B0262E">
                <w:rPr>
                  <w:color w:val="0000FF"/>
                  <w:u w:val="single"/>
                </w:rPr>
                <w:t>https://cutt.ly/2XE199P</w:t>
              </w:r>
            </w:hyperlink>
          </w:p>
          <w:p w14:paraId="000000E7" w14:textId="77777777" w:rsidR="003D7D50" w:rsidRPr="00B0262E" w:rsidRDefault="00000000">
            <w:pPr>
              <w:widowControl w:val="0"/>
              <w:spacing w:line="240" w:lineRule="auto"/>
            </w:pPr>
            <w:r w:rsidRPr="00E92458">
              <w:rPr>
                <w:color w:val="000000"/>
              </w:rPr>
              <w:t>228130_i12</w:t>
            </w:r>
          </w:p>
        </w:tc>
        <w:tc>
          <w:tcPr>
            <w:tcW w:w="11010" w:type="dxa"/>
            <w:shd w:val="clear" w:color="auto" w:fill="auto"/>
            <w:tcMar>
              <w:top w:w="100" w:type="dxa"/>
              <w:left w:w="100" w:type="dxa"/>
              <w:bottom w:w="100" w:type="dxa"/>
              <w:right w:w="100" w:type="dxa"/>
            </w:tcMar>
          </w:tcPr>
          <w:p w14:paraId="000000E8" w14:textId="77777777" w:rsidR="003D7D50" w:rsidRPr="00B0262E" w:rsidRDefault="00000000">
            <w:pPr>
              <w:spacing w:after="120" w:line="240" w:lineRule="auto"/>
              <w:jc w:val="both"/>
            </w:pPr>
            <w:r w:rsidRPr="00B0262E">
              <w:t>Ventajas de las bases de datos No relacionales (NoSQL):</w:t>
            </w:r>
          </w:p>
          <w:p w14:paraId="000000E9" w14:textId="77777777" w:rsidR="003D7D50" w:rsidRPr="00B0262E" w:rsidRDefault="00000000">
            <w:pPr>
              <w:spacing w:after="120" w:line="240" w:lineRule="auto"/>
              <w:jc w:val="both"/>
            </w:pPr>
            <w:r w:rsidRPr="00B0262E">
              <w:t>La forma de almacenamiento de la información presenta ciertas ventajas a comparación de las bases de datos relacionales:</w:t>
            </w:r>
          </w:p>
          <w:p w14:paraId="000000EA" w14:textId="15D74F64"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b/>
                <w:color w:val="000000"/>
              </w:rPr>
              <w:t>Se ejecutan en m</w:t>
            </w:r>
            <w:r w:rsidR="00CD727B" w:rsidRPr="00B0262E">
              <w:rPr>
                <w:b/>
                <w:color w:val="000000"/>
              </w:rPr>
              <w:t>á</w:t>
            </w:r>
            <w:r w:rsidRPr="00B0262E">
              <w:rPr>
                <w:b/>
                <w:color w:val="000000"/>
              </w:rPr>
              <w:t>quina con poco recurso</w:t>
            </w:r>
            <w:r w:rsidRPr="00B0262E">
              <w:rPr>
                <w:color w:val="000000"/>
              </w:rPr>
              <w:t>.</w:t>
            </w:r>
          </w:p>
          <w:p w14:paraId="000000EB" w14:textId="000D770A"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b/>
                <w:color w:val="000000"/>
              </w:rPr>
              <w:t>Escalabilidad horizontal</w:t>
            </w:r>
            <w:r w:rsidRPr="00B0262E">
              <w:rPr>
                <w:color w:val="000000"/>
              </w:rPr>
              <w:t>, en busca de un mejor rendimiento se puede</w:t>
            </w:r>
            <w:r w:rsidR="00E345EC" w:rsidRPr="00B0262E">
              <w:rPr>
                <w:color w:val="000000"/>
              </w:rPr>
              <w:t>n</w:t>
            </w:r>
            <w:r w:rsidRPr="00B0262E">
              <w:rPr>
                <w:color w:val="000000"/>
              </w:rPr>
              <w:t xml:space="preserve"> añadir nuevos nodos, indicándole al sistema los nodos que están disponibles.</w:t>
            </w:r>
          </w:p>
          <w:p w14:paraId="000000EC" w14:textId="77777777"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b/>
                <w:color w:val="000000"/>
              </w:rPr>
              <w:t>Manejan gran cantidad de datos</w:t>
            </w:r>
            <w:r w:rsidRPr="00B0262E">
              <w:rPr>
                <w:color w:val="000000"/>
              </w:rPr>
              <w:t xml:space="preserve">, debido a que implementan una estructura distribuida, en varios casos mediante tablas </w:t>
            </w:r>
            <w:r w:rsidRPr="00B0262E">
              <w:rPr>
                <w:i/>
                <w:iCs/>
                <w:color w:val="000000"/>
              </w:rPr>
              <w:t>hash.</w:t>
            </w:r>
          </w:p>
          <w:p w14:paraId="000000ED" w14:textId="1F9C6798"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b/>
                <w:color w:val="000000"/>
              </w:rPr>
              <w:t>No generan cuellos de botella</w:t>
            </w:r>
            <w:r w:rsidRPr="00B0262E">
              <w:rPr>
                <w:color w:val="000000"/>
              </w:rPr>
              <w:t>, el principal problema de los sistemas SQL</w:t>
            </w:r>
            <w:r w:rsidR="007F60FC" w:rsidRPr="00B0262E">
              <w:rPr>
                <w:color w:val="000000"/>
              </w:rPr>
              <w:t>,</w:t>
            </w:r>
            <w:r w:rsidRPr="00B0262E">
              <w:rPr>
                <w:color w:val="000000"/>
              </w:rPr>
              <w:t xml:space="preserve"> es que se requiere trascribir cada sentencia que se va a ejecutar, y cada sentencia al ser más compleja necesita </w:t>
            </w:r>
            <w:r w:rsidR="007F60FC" w:rsidRPr="00B0262E">
              <w:rPr>
                <w:color w:val="000000"/>
              </w:rPr>
              <w:t xml:space="preserve">de </w:t>
            </w:r>
            <w:r w:rsidRPr="00B0262E">
              <w:rPr>
                <w:color w:val="000000"/>
              </w:rPr>
              <w:t>un nivel de ejecución aún más complejo, donde muchas peticiones puede</w:t>
            </w:r>
            <w:r w:rsidR="007F60FC" w:rsidRPr="00B0262E">
              <w:rPr>
                <w:color w:val="000000"/>
              </w:rPr>
              <w:t>n</w:t>
            </w:r>
            <w:r w:rsidRPr="00B0262E">
              <w:rPr>
                <w:color w:val="000000"/>
              </w:rPr>
              <w:t xml:space="preserve"> volver lento al sistema. </w:t>
            </w:r>
          </w:p>
          <w:p w14:paraId="000000EE" w14:textId="77777777" w:rsidR="003D7D50" w:rsidRPr="00B0262E" w:rsidRDefault="00000000">
            <w:pPr>
              <w:numPr>
                <w:ilvl w:val="0"/>
                <w:numId w:val="1"/>
              </w:numPr>
              <w:pBdr>
                <w:top w:val="nil"/>
                <w:left w:val="nil"/>
                <w:bottom w:val="nil"/>
                <w:right w:val="nil"/>
                <w:between w:val="nil"/>
              </w:pBdr>
              <w:rPr>
                <w:color w:val="000000"/>
              </w:rPr>
            </w:pPr>
            <w:r w:rsidRPr="00B0262E">
              <w:rPr>
                <w:color w:val="000000"/>
              </w:rPr>
              <w:lastRenderedPageBreak/>
              <w:t xml:space="preserve">Algunos tipos de almacén de bases de datos NoSQL </w:t>
            </w:r>
            <w:r w:rsidRPr="00B0262E">
              <w:rPr>
                <w:b/>
                <w:color w:val="000000"/>
              </w:rPr>
              <w:t>incluyen diferentes tipos de almacenes</w:t>
            </w:r>
            <w:r w:rsidRPr="00B0262E">
              <w:rPr>
                <w:color w:val="000000"/>
              </w:rPr>
              <w:t xml:space="preserve"> como por ejemplo el almacén de columnas, de documentos, de </w:t>
            </w:r>
            <w:proofErr w:type="spellStart"/>
            <w:r w:rsidRPr="00B0262E">
              <w:rPr>
                <w:i/>
                <w:iCs/>
                <w:color w:val="000000"/>
              </w:rPr>
              <w:t>key-value</w:t>
            </w:r>
            <w:proofErr w:type="spellEnd"/>
            <w:r w:rsidRPr="00B0262E">
              <w:rPr>
                <w:color w:val="000000"/>
              </w:rPr>
              <w:t xml:space="preserve"> </w:t>
            </w:r>
            <w:r w:rsidRPr="00B0262E">
              <w:rPr>
                <w:i/>
                <w:iCs/>
                <w:color w:val="000000"/>
              </w:rPr>
              <w:t>store</w:t>
            </w:r>
            <w:r w:rsidRPr="00B0262E">
              <w:rPr>
                <w:color w:val="000000"/>
              </w:rPr>
              <w:t>, de gráficos, de objetos, de XML y otros modos de almacén de datos.</w:t>
            </w:r>
          </w:p>
          <w:p w14:paraId="000000EF" w14:textId="77777777" w:rsidR="003D7D50" w:rsidRPr="00B0262E" w:rsidRDefault="00000000">
            <w:pPr>
              <w:numPr>
                <w:ilvl w:val="0"/>
                <w:numId w:val="1"/>
              </w:numPr>
              <w:pBdr>
                <w:top w:val="nil"/>
                <w:left w:val="nil"/>
                <w:bottom w:val="nil"/>
                <w:right w:val="nil"/>
                <w:between w:val="nil"/>
              </w:pBdr>
              <w:rPr>
                <w:color w:val="000000"/>
              </w:rPr>
            </w:pPr>
            <w:r w:rsidRPr="00B0262E">
              <w:rPr>
                <w:color w:val="000000"/>
              </w:rPr>
              <w:t xml:space="preserve">Algunos tipos de almacén de bases de datos </w:t>
            </w:r>
            <w:r w:rsidRPr="00B0262E">
              <w:rPr>
                <w:b/>
                <w:color w:val="000000"/>
              </w:rPr>
              <w:t>NoSQL incluyen almacenes de columnas</w:t>
            </w:r>
            <w:r w:rsidRPr="00B0262E">
              <w:rPr>
                <w:color w:val="000000"/>
              </w:rPr>
              <w:t>, de documentos, de valores de claves, de gráficos, de objetos, de XML y otros modos de almacén de datos.</w:t>
            </w:r>
          </w:p>
        </w:tc>
      </w:tr>
      <w:tr w:rsidR="003D7D50" w:rsidRPr="00B0262E" w14:paraId="462D7F13" w14:textId="77777777">
        <w:tc>
          <w:tcPr>
            <w:tcW w:w="4680" w:type="dxa"/>
            <w:shd w:val="clear" w:color="auto" w:fill="auto"/>
            <w:tcMar>
              <w:top w:w="100" w:type="dxa"/>
              <w:left w:w="100" w:type="dxa"/>
              <w:bottom w:w="100" w:type="dxa"/>
              <w:right w:w="100" w:type="dxa"/>
            </w:tcMar>
          </w:tcPr>
          <w:p w14:paraId="000000F0" w14:textId="77777777" w:rsidR="003D7D50" w:rsidRPr="00B0262E" w:rsidRDefault="00000000">
            <w:pPr>
              <w:widowControl w:val="0"/>
              <w:spacing w:line="240" w:lineRule="auto"/>
            </w:pPr>
            <w:r w:rsidRPr="00B0262E">
              <w:rPr>
                <w:noProof/>
              </w:rPr>
              <w:lastRenderedPageBreak/>
              <w:drawing>
                <wp:inline distT="0" distB="0" distL="0" distR="0" wp14:anchorId="00906959" wp14:editId="75065C81">
                  <wp:extent cx="1034980" cy="914400"/>
                  <wp:effectExtent l="0" t="0" r="0" b="0"/>
                  <wp:docPr id="168" name="image31.jpg" descr="Retro Haken grün und Kreuz rot"/>
                  <wp:cNvGraphicFramePr/>
                  <a:graphic xmlns:a="http://schemas.openxmlformats.org/drawingml/2006/main">
                    <a:graphicData uri="http://schemas.openxmlformats.org/drawingml/2006/picture">
                      <pic:pic xmlns:pic="http://schemas.openxmlformats.org/drawingml/2006/picture">
                        <pic:nvPicPr>
                          <pic:cNvPr id="0" name="image31.jpg" descr="Retro Haken grün und Kreuz rot"/>
                          <pic:cNvPicPr preferRelativeResize="0"/>
                        </pic:nvPicPr>
                        <pic:blipFill>
                          <a:blip r:embed="rId33"/>
                          <a:srcRect l="50047"/>
                          <a:stretch>
                            <a:fillRect/>
                          </a:stretch>
                        </pic:blipFill>
                        <pic:spPr>
                          <a:xfrm>
                            <a:off x="0" y="0"/>
                            <a:ext cx="1039984" cy="918821"/>
                          </a:xfrm>
                          <a:prstGeom prst="rect">
                            <a:avLst/>
                          </a:prstGeom>
                          <a:ln/>
                        </pic:spPr>
                      </pic:pic>
                    </a:graphicData>
                  </a:graphic>
                </wp:inline>
              </w:drawing>
            </w:r>
          </w:p>
          <w:p w14:paraId="000000F1" w14:textId="77777777" w:rsidR="003D7D50" w:rsidRPr="00B0262E" w:rsidRDefault="00000000">
            <w:pPr>
              <w:widowControl w:val="0"/>
              <w:spacing w:line="240" w:lineRule="auto"/>
              <w:rPr>
                <w:color w:val="0000FF"/>
                <w:u w:val="single"/>
              </w:rPr>
            </w:pPr>
            <w:r w:rsidRPr="00B0262E">
              <w:t xml:space="preserve">Imagen de referencia </w:t>
            </w:r>
            <w:hyperlink r:id="rId37">
              <w:r w:rsidRPr="00B0262E">
                <w:rPr>
                  <w:color w:val="0000FF"/>
                  <w:u w:val="single"/>
                </w:rPr>
                <w:t>https://cutt.ly/2XE199P</w:t>
              </w:r>
            </w:hyperlink>
          </w:p>
          <w:p w14:paraId="000000F2" w14:textId="77777777" w:rsidR="003D7D50" w:rsidRPr="00B0262E" w:rsidRDefault="00000000">
            <w:pPr>
              <w:widowControl w:val="0"/>
              <w:spacing w:line="240" w:lineRule="auto"/>
            </w:pPr>
            <w:r w:rsidRPr="00E92458">
              <w:rPr>
                <w:color w:val="000000"/>
              </w:rPr>
              <w:t>228130_i13</w:t>
            </w:r>
          </w:p>
        </w:tc>
        <w:tc>
          <w:tcPr>
            <w:tcW w:w="11010" w:type="dxa"/>
            <w:shd w:val="clear" w:color="auto" w:fill="auto"/>
            <w:tcMar>
              <w:top w:w="100" w:type="dxa"/>
              <w:left w:w="100" w:type="dxa"/>
              <w:bottom w:w="100" w:type="dxa"/>
              <w:right w:w="100" w:type="dxa"/>
            </w:tcMar>
          </w:tcPr>
          <w:p w14:paraId="000000F3" w14:textId="77777777" w:rsidR="003D7D50" w:rsidRPr="00B0262E" w:rsidRDefault="00000000">
            <w:pPr>
              <w:spacing w:after="120" w:line="240" w:lineRule="auto"/>
              <w:jc w:val="both"/>
            </w:pPr>
            <w:r w:rsidRPr="00B0262E">
              <w:t>Desventajas de las bases de datos No relacionales (NoSQL):</w:t>
            </w:r>
          </w:p>
          <w:p w14:paraId="000000F4" w14:textId="75253543"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color w:val="000000"/>
              </w:rPr>
              <w:t>E</w:t>
            </w:r>
            <w:r w:rsidR="00AC0103" w:rsidRPr="00B0262E">
              <w:rPr>
                <w:color w:val="000000"/>
              </w:rPr>
              <w:t>n e</w:t>
            </w:r>
            <w:r w:rsidRPr="00B0262E">
              <w:rPr>
                <w:color w:val="000000"/>
              </w:rPr>
              <w:t xml:space="preserve">ste tipo de bases de datos </w:t>
            </w:r>
            <w:r w:rsidRPr="00B0262E">
              <w:rPr>
                <w:b/>
                <w:color w:val="000000"/>
              </w:rPr>
              <w:t>no se admiten funciones de fiabilidad.</w:t>
            </w:r>
          </w:p>
          <w:p w14:paraId="000000F5" w14:textId="4E3EE519"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b/>
                <w:color w:val="000000"/>
              </w:rPr>
              <w:t>Complejidad en el sistema</w:t>
            </w:r>
            <w:r w:rsidR="007867F2" w:rsidRPr="00B0262E">
              <w:rPr>
                <w:color w:val="000000"/>
              </w:rPr>
              <w:t xml:space="preserve"> </w:t>
            </w:r>
            <w:r w:rsidRPr="00B0262E">
              <w:rPr>
                <w:color w:val="000000"/>
              </w:rPr>
              <w:t xml:space="preserve">para incrementar el grado de características de las bases de datos, </w:t>
            </w:r>
            <w:r w:rsidR="001B7707" w:rsidRPr="00B0262E">
              <w:rPr>
                <w:color w:val="000000"/>
              </w:rPr>
              <w:t xml:space="preserve">ya que, </w:t>
            </w:r>
            <w:r w:rsidRPr="00B0262E">
              <w:rPr>
                <w:color w:val="000000"/>
              </w:rPr>
              <w:t>el desarrollador debe implementar su propio código.</w:t>
            </w:r>
          </w:p>
          <w:p w14:paraId="000000F6" w14:textId="11CC9A02" w:rsidR="003D7D50" w:rsidRPr="00B0262E" w:rsidRDefault="00000000">
            <w:pPr>
              <w:numPr>
                <w:ilvl w:val="0"/>
                <w:numId w:val="1"/>
              </w:numPr>
              <w:pBdr>
                <w:top w:val="nil"/>
                <w:left w:val="nil"/>
                <w:bottom w:val="nil"/>
                <w:right w:val="nil"/>
                <w:between w:val="nil"/>
              </w:pBdr>
              <w:spacing w:line="240" w:lineRule="auto"/>
              <w:jc w:val="both"/>
              <w:rPr>
                <w:color w:val="000000"/>
              </w:rPr>
            </w:pPr>
            <w:r w:rsidRPr="00B0262E">
              <w:rPr>
                <w:b/>
                <w:color w:val="000000"/>
              </w:rPr>
              <w:t>Incompatibilidad con consultas SQL</w:t>
            </w:r>
            <w:r w:rsidRPr="00B0262E">
              <w:rPr>
                <w:color w:val="000000"/>
              </w:rPr>
              <w:t>, significa que se nec</w:t>
            </w:r>
            <w:r w:rsidR="007867F2" w:rsidRPr="00B0262E">
              <w:rPr>
                <w:color w:val="000000"/>
              </w:rPr>
              <w:t>es</w:t>
            </w:r>
            <w:r w:rsidRPr="00B0262E">
              <w:rPr>
                <w:color w:val="000000"/>
              </w:rPr>
              <w:t>ita construir su propio lenguaje para ejecutar las diferentes consultas.</w:t>
            </w:r>
          </w:p>
          <w:p w14:paraId="000000F7" w14:textId="77777777" w:rsidR="003D7D50" w:rsidRPr="00B0262E" w:rsidRDefault="00000000">
            <w:pPr>
              <w:numPr>
                <w:ilvl w:val="0"/>
                <w:numId w:val="1"/>
              </w:numPr>
              <w:pBdr>
                <w:top w:val="nil"/>
                <w:left w:val="nil"/>
                <w:bottom w:val="nil"/>
                <w:right w:val="nil"/>
                <w:between w:val="nil"/>
              </w:pBdr>
              <w:spacing w:after="120" w:line="240" w:lineRule="auto"/>
              <w:jc w:val="both"/>
              <w:rPr>
                <w:color w:val="000000"/>
              </w:rPr>
            </w:pPr>
            <w:r w:rsidRPr="00B0262E">
              <w:rPr>
                <w:b/>
                <w:color w:val="000000"/>
              </w:rPr>
              <w:t>No son transaccionales</w:t>
            </w:r>
            <w:r w:rsidRPr="00B0262E">
              <w:rPr>
                <w:color w:val="000000"/>
              </w:rPr>
              <w:t>.</w:t>
            </w:r>
          </w:p>
          <w:p w14:paraId="000000F8" w14:textId="77777777" w:rsidR="003D7D50" w:rsidRPr="00B0262E" w:rsidRDefault="003D7D50">
            <w:pPr>
              <w:widowControl w:val="0"/>
              <w:spacing w:line="240" w:lineRule="auto"/>
              <w:rPr>
                <w:color w:val="999999"/>
              </w:rPr>
            </w:pPr>
          </w:p>
        </w:tc>
      </w:tr>
    </w:tbl>
    <w:p w14:paraId="000000F9" w14:textId="77777777" w:rsidR="003D7D50" w:rsidRPr="00B0262E" w:rsidRDefault="003D7D50">
      <w:pPr>
        <w:spacing w:after="120" w:line="240" w:lineRule="auto"/>
        <w:jc w:val="both"/>
      </w:pPr>
    </w:p>
    <w:p w14:paraId="000000FA" w14:textId="77777777" w:rsidR="003D7D50" w:rsidRPr="00B0262E" w:rsidRDefault="003D7D50">
      <w:pPr>
        <w:spacing w:after="120" w:line="240" w:lineRule="auto"/>
        <w:jc w:val="both"/>
      </w:pPr>
    </w:p>
    <w:p w14:paraId="000000FB" w14:textId="77777777" w:rsidR="003D7D50" w:rsidRPr="00B0262E" w:rsidRDefault="003D7D50">
      <w:pPr>
        <w:spacing w:after="120" w:line="240" w:lineRule="auto"/>
        <w:jc w:val="both"/>
      </w:pPr>
    </w:p>
    <w:p w14:paraId="000000FC" w14:textId="4D8D8633" w:rsidR="003D7D50" w:rsidRDefault="00192E9D">
      <w:pPr>
        <w:spacing w:after="120" w:line="240" w:lineRule="auto"/>
        <w:jc w:val="both"/>
        <w:rPr>
          <w:b/>
          <w:bCs/>
        </w:rPr>
      </w:pPr>
      <w:r w:rsidRPr="00E92458">
        <w:rPr>
          <w:b/>
          <w:bCs/>
        </w:rPr>
        <w:t>Figura 1</w:t>
      </w:r>
    </w:p>
    <w:p w14:paraId="49623B47" w14:textId="58611527" w:rsidR="00640737" w:rsidRPr="00E92458" w:rsidRDefault="00640737">
      <w:pPr>
        <w:spacing w:after="120" w:line="240" w:lineRule="auto"/>
        <w:jc w:val="both"/>
        <w:rPr>
          <w:i/>
          <w:iCs/>
          <w:rPrChange w:id="28" w:author="USER" w:date="2022-09-08T15:50:00Z">
            <w:rPr>
              <w:b/>
              <w:bCs/>
              <w:i/>
              <w:iCs/>
            </w:rPr>
          </w:rPrChange>
        </w:rPr>
      </w:pPr>
      <w:r w:rsidRPr="00E92458">
        <w:rPr>
          <w:i/>
          <w:iCs/>
          <w:rPrChange w:id="29" w:author="USER" w:date="2022-09-08T15:50:00Z">
            <w:rPr>
              <w:b/>
              <w:bCs/>
              <w:i/>
              <w:iCs/>
            </w:rPr>
          </w:rPrChange>
        </w:rPr>
        <w:t>Uso de SQL y de NOSQL</w:t>
      </w:r>
    </w:p>
    <w:p w14:paraId="000000FD" w14:textId="77777777" w:rsidR="003D7D50" w:rsidRPr="00B0262E" w:rsidRDefault="003D7D50">
      <w:pPr>
        <w:spacing w:after="120" w:line="240" w:lineRule="auto"/>
        <w:jc w:val="both"/>
      </w:pPr>
    </w:p>
    <w:p w14:paraId="000000FE" w14:textId="77777777" w:rsidR="003D7D50" w:rsidRPr="00B0262E" w:rsidRDefault="00000000">
      <w:pPr>
        <w:spacing w:after="120" w:line="240" w:lineRule="auto"/>
        <w:ind w:firstLine="720"/>
        <w:jc w:val="center"/>
      </w:pPr>
      <w:r w:rsidRPr="00B0262E">
        <w:rPr>
          <w:noProof/>
        </w:rPr>
        <mc:AlternateContent>
          <mc:Choice Requires="wps">
            <w:drawing>
              <wp:inline distT="0" distB="0" distL="0" distR="0" wp14:anchorId="34634974" wp14:editId="6005C207">
                <wp:extent cx="1854200" cy="1854200"/>
                <wp:effectExtent l="0" t="0" r="0" b="0"/>
                <wp:docPr id="124" name="Rectángulo 124"/>
                <wp:cNvGraphicFramePr/>
                <a:graphic xmlns:a="http://schemas.openxmlformats.org/drawingml/2006/main">
                  <a:graphicData uri="http://schemas.microsoft.com/office/word/2010/wordprocessingShape">
                    <wps:wsp>
                      <wps:cNvSpPr/>
                      <wps:spPr>
                        <a:xfrm>
                          <a:off x="4431600" y="2865600"/>
                          <a:ext cx="1828800" cy="1828800"/>
                        </a:xfrm>
                        <a:prstGeom prst="rect">
                          <a:avLst/>
                        </a:prstGeom>
                        <a:solidFill>
                          <a:srgbClr val="B7CCE4"/>
                        </a:solidFill>
                        <a:ln w="25400" cap="flat" cmpd="sng">
                          <a:solidFill>
                            <a:schemeClr val="accent1"/>
                          </a:solidFill>
                          <a:prstDash val="solid"/>
                          <a:round/>
                          <a:headEnd type="none" w="sm" len="sm"/>
                          <a:tailEnd type="none" w="sm" len="sm"/>
                        </a:ln>
                      </wps:spPr>
                      <wps:txbx>
                        <w:txbxContent>
                          <w:p w14:paraId="21D4E3E6" w14:textId="77777777" w:rsidR="003D7D50" w:rsidRDefault="00000000">
                            <w:pPr>
                              <w:spacing w:after="120" w:line="240" w:lineRule="auto"/>
                              <w:ind w:firstLine="720"/>
                              <w:jc w:val="center"/>
                              <w:textDirection w:val="btLr"/>
                            </w:pPr>
                            <w:r>
                              <w:rPr>
                                <w:b/>
                                <w:color w:val="000000"/>
                              </w:rPr>
                              <w:t>¿Cuándo utilizar SQL o NOSQL?</w:t>
                            </w:r>
                          </w:p>
                        </w:txbxContent>
                      </wps:txbx>
                      <wps:bodyPr spcFirstLastPara="1" wrap="square" lIns="91425" tIns="45700" rIns="91425" bIns="45700" anchor="t" anchorCtr="0">
                        <a:noAutofit/>
                      </wps:bodyPr>
                    </wps:wsp>
                  </a:graphicData>
                </a:graphic>
              </wp:inline>
            </w:drawing>
          </mc:Choice>
          <mc:Fallback>
            <w:pict>
              <v:rect w14:anchorId="34634974" id="Rectángulo 124" o:spid="_x0000_s1027" style="width:146pt;height: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" fillcolor="#b7cce4" strokecolor="#4f81bd [3204]" strokeweight="2pt">
                <v:stroke startarrowwidth="narrow" startarrowlength="short" endarrowwidth="narrow" endarrowlength="short" joinstyle="round"/>
                <v:textbox inset="2.53958mm,1.2694mm,2.53958mm,1.2694mm">
                  <w:txbxContent>
                    <w:p w14:paraId="21D4E3E6" w14:textId="77777777" w:rsidR="003D7D50" w:rsidRDefault="00000000">
                      <w:pPr>
                        <w:spacing w:after="120" w:line="240" w:lineRule="auto"/>
                        <w:ind w:firstLine="720"/>
                        <w:jc w:val="center"/>
                        <w:textDirection w:val="btLr"/>
                      </w:pPr>
                      <w:r>
                        <w:rPr>
                          <w:b/>
                          <w:color w:val="000000"/>
                        </w:rPr>
                        <w:t>¿Cuándo utilizar SQL o NOSQL?</w:t>
                      </w:r>
                    </w:p>
                  </w:txbxContent>
                </v:textbox>
                <w10:anchorlock/>
              </v:rect>
            </w:pict>
          </mc:Fallback>
        </mc:AlternateContent>
      </w:r>
      <w:r w:rsidRPr="00B0262E">
        <w:rPr>
          <w:noProof/>
        </w:rPr>
        <mc:AlternateContent>
          <mc:Choice Requires="wps">
            <w:drawing>
              <wp:anchor distT="0" distB="0" distL="114300" distR="114300" simplePos="0" relativeHeight="251658240" behindDoc="0" locked="0" layoutInCell="1" hidden="0" allowOverlap="1" wp14:anchorId="57F16D0B" wp14:editId="63F12B6A">
                <wp:simplePos x="0" y="0"/>
                <wp:positionH relativeFrom="column">
                  <wp:posOffset>4584700</wp:posOffset>
                </wp:positionH>
                <wp:positionV relativeFrom="paragraph">
                  <wp:posOffset>393700</wp:posOffset>
                </wp:positionV>
                <wp:extent cx="792295" cy="708977"/>
                <wp:effectExtent l="0" t="0" r="0" b="0"/>
                <wp:wrapNone/>
                <wp:docPr id="128" name="Flecha: hacia abajo 128"/>
                <wp:cNvGraphicFramePr/>
                <a:graphic xmlns:a="http://schemas.openxmlformats.org/drawingml/2006/main">
                  <a:graphicData uri="http://schemas.microsoft.com/office/word/2010/wordprocessingShape">
                    <wps:wsp>
                      <wps:cNvSpPr/>
                      <wps:spPr>
                        <a:xfrm rot="3669693">
                          <a:off x="5128113" y="3455242"/>
                          <a:ext cx="435775" cy="649516"/>
                        </a:xfrm>
                        <a:prstGeom prst="down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F8A926A" w14:textId="77777777" w:rsidR="003D7D50" w:rsidRDefault="003D7D5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7F16D0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28" o:spid="_x0000_s1028" type="#_x0000_t67" style="position:absolute;left:0;text-align:left;margin-left:361pt;margin-top:31pt;width:62.4pt;height:55.8pt;rotation:4008283fd;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" adj="14354"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1F8A926A" w14:textId="77777777" w:rsidR="003D7D50" w:rsidRDefault="003D7D50">
                      <w:pPr>
                        <w:spacing w:line="240" w:lineRule="auto"/>
                        <w:textDirection w:val="btLr"/>
                      </w:pPr>
                    </w:p>
                  </w:txbxContent>
                </v:textbox>
              </v:shape>
            </w:pict>
          </mc:Fallback>
        </mc:AlternateContent>
      </w:r>
      <w:r w:rsidRPr="00B0262E">
        <w:rPr>
          <w:noProof/>
        </w:rPr>
        <mc:AlternateContent>
          <mc:Choice Requires="wps">
            <w:drawing>
              <wp:anchor distT="0" distB="0" distL="114300" distR="114300" simplePos="0" relativeHeight="251659264" behindDoc="0" locked="0" layoutInCell="1" hidden="0" allowOverlap="1" wp14:anchorId="361B7B58" wp14:editId="57579FC8">
                <wp:simplePos x="0" y="0"/>
                <wp:positionH relativeFrom="column">
                  <wp:posOffset>5334000</wp:posOffset>
                </wp:positionH>
                <wp:positionV relativeFrom="paragraph">
                  <wp:posOffset>342900</wp:posOffset>
                </wp:positionV>
                <wp:extent cx="793396" cy="715161"/>
                <wp:effectExtent l="0" t="0" r="0" b="0"/>
                <wp:wrapNone/>
                <wp:docPr id="134" name="Flecha: hacia abajo 134"/>
                <wp:cNvGraphicFramePr/>
                <a:graphic xmlns:a="http://schemas.openxmlformats.org/drawingml/2006/main">
                  <a:graphicData uri="http://schemas.microsoft.com/office/word/2010/wordprocessingShape">
                    <wps:wsp>
                      <wps:cNvSpPr/>
                      <wps:spPr>
                        <a:xfrm rot="-3585561">
                          <a:off x="5128113" y="3455242"/>
                          <a:ext cx="435775" cy="649516"/>
                        </a:xfrm>
                        <a:prstGeom prst="down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E447A60" w14:textId="77777777" w:rsidR="003D7D50" w:rsidRDefault="003D7D5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361B7B58" id="Flecha: hacia abajo 134" o:spid="_x0000_s1029" type="#_x0000_t67" style="position:absolute;left:0;text-align:left;margin-left:420pt;margin-top:27pt;width:62.45pt;height:56.3pt;rotation:-3916389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" adj="14354"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5E447A60" w14:textId="77777777" w:rsidR="003D7D50" w:rsidRDefault="003D7D50">
                      <w:pPr>
                        <w:spacing w:line="240" w:lineRule="auto"/>
                        <w:textDirection w:val="btLr"/>
                      </w:pPr>
                    </w:p>
                  </w:txbxContent>
                </v:textbox>
              </v:shape>
            </w:pict>
          </mc:Fallback>
        </mc:AlternateContent>
      </w:r>
    </w:p>
    <w:p w14:paraId="000000FF" w14:textId="77777777" w:rsidR="003D7D50" w:rsidRPr="00B0262E" w:rsidRDefault="003D7D50">
      <w:pPr>
        <w:spacing w:after="120" w:line="240" w:lineRule="auto"/>
        <w:ind w:firstLine="720"/>
        <w:jc w:val="center"/>
      </w:pPr>
    </w:p>
    <w:p w14:paraId="00000100" w14:textId="77777777" w:rsidR="003D7D50" w:rsidRPr="00B0262E" w:rsidRDefault="003D7D50">
      <w:pPr>
        <w:spacing w:after="120" w:line="240" w:lineRule="auto"/>
        <w:ind w:firstLine="720"/>
        <w:jc w:val="center"/>
      </w:pPr>
    </w:p>
    <w:p w14:paraId="00000101" w14:textId="77777777" w:rsidR="003D7D50" w:rsidRPr="00B0262E" w:rsidRDefault="00000000">
      <w:pPr>
        <w:spacing w:after="120" w:line="240" w:lineRule="auto"/>
        <w:ind w:firstLine="720"/>
        <w:jc w:val="center"/>
      </w:pPr>
      <w:r w:rsidRPr="00B0262E">
        <w:t xml:space="preserve">   </w:t>
      </w:r>
      <w:r w:rsidRPr="00B0262E">
        <w:rPr>
          <w:b/>
          <w:noProof/>
        </w:rPr>
        <mc:AlternateContent>
          <mc:Choice Requires="wps">
            <w:drawing>
              <wp:inline distT="0" distB="0" distL="0" distR="0" wp14:anchorId="57999A11" wp14:editId="3AB852EC">
                <wp:extent cx="3009900" cy="1562100"/>
                <wp:effectExtent l="0" t="0" r="0" b="0"/>
                <wp:docPr id="125" name="Rectángulo: esquinas redondeadas 125"/>
                <wp:cNvGraphicFramePr/>
                <a:graphic xmlns:a="http://schemas.openxmlformats.org/drawingml/2006/main">
                  <a:graphicData uri="http://schemas.microsoft.com/office/word/2010/wordprocessingShape">
                    <wps:wsp>
                      <wps:cNvSpPr/>
                      <wps:spPr>
                        <a:xfrm>
                          <a:off x="3845813" y="3003713"/>
                          <a:ext cx="3000375" cy="155257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2FAEFB8" w14:textId="77777777" w:rsidR="003D7D50" w:rsidRDefault="00000000">
                            <w:pPr>
                              <w:spacing w:line="275" w:lineRule="auto"/>
                              <w:jc w:val="center"/>
                              <w:textDirection w:val="btLr"/>
                            </w:pPr>
                            <w:r>
                              <w:rPr>
                                <w:b/>
                                <w:color w:val="000000"/>
                                <w:sz w:val="20"/>
                              </w:rPr>
                              <w:t>SQL</w:t>
                            </w:r>
                          </w:p>
                          <w:p w14:paraId="2FCB2F6D" w14:textId="77777777" w:rsidR="003D7D50" w:rsidRDefault="00000000">
                            <w:pPr>
                              <w:spacing w:line="240" w:lineRule="auto"/>
                              <w:ind w:left="266" w:firstLine="65"/>
                              <w:jc w:val="both"/>
                              <w:textDirection w:val="btLr"/>
                            </w:pPr>
                            <w:r>
                              <w:rPr>
                                <w:color w:val="000000"/>
                                <w:sz w:val="20"/>
                              </w:rPr>
                              <w:t>Cuando el volumen de los datos no crece o crece moderadamente.</w:t>
                            </w:r>
                          </w:p>
                          <w:p w14:paraId="20E72A50" w14:textId="77777777" w:rsidR="003D7D50" w:rsidRDefault="00000000">
                            <w:pPr>
                              <w:spacing w:line="240" w:lineRule="auto"/>
                              <w:ind w:left="266" w:firstLine="65"/>
                              <w:jc w:val="both"/>
                              <w:textDirection w:val="btLr"/>
                            </w:pPr>
                            <w:r>
                              <w:rPr>
                                <w:color w:val="000000"/>
                                <w:sz w:val="20"/>
                              </w:rPr>
                              <w:t>Cuando las necesidades del proceso se pueden realizar en un solo servidor.</w:t>
                            </w:r>
                          </w:p>
                          <w:p w14:paraId="5F4EFE00" w14:textId="77777777" w:rsidR="003D7D50" w:rsidRDefault="00000000">
                            <w:pPr>
                              <w:spacing w:line="240" w:lineRule="auto"/>
                              <w:ind w:left="266" w:firstLine="65"/>
                              <w:jc w:val="both"/>
                              <w:textDirection w:val="btLr"/>
                            </w:pPr>
                            <w:r>
                              <w:rPr>
                                <w:color w:val="000000"/>
                                <w:sz w:val="20"/>
                              </w:rPr>
                              <w:t>Cuando no tenemos picos de uso del sistema por parte de los usuarios finales.</w:t>
                            </w:r>
                          </w:p>
                        </w:txbxContent>
                      </wps:txbx>
                      <wps:bodyPr spcFirstLastPara="1" wrap="square" lIns="91425" tIns="45700" rIns="91425" bIns="45700" anchor="ctr" anchorCtr="0">
                        <a:noAutofit/>
                      </wps:bodyPr>
                    </wps:wsp>
                  </a:graphicData>
                </a:graphic>
              </wp:inline>
            </w:drawing>
          </mc:Choice>
          <mc:Fallback>
            <w:pict>
              <v:roundrect w14:anchorId="57999A11" id="Rectángulo: esquinas redondeadas 125" o:spid="_x0000_s1030" style="width:237pt;height:12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42FAEFB8" w14:textId="77777777" w:rsidR="003D7D50" w:rsidRDefault="00000000">
                      <w:pPr>
                        <w:spacing w:line="275" w:lineRule="auto"/>
                        <w:jc w:val="center"/>
                        <w:textDirection w:val="btLr"/>
                      </w:pPr>
                      <w:r>
                        <w:rPr>
                          <w:b/>
                          <w:color w:val="000000"/>
                          <w:sz w:val="20"/>
                        </w:rPr>
                        <w:t>SQL</w:t>
                      </w:r>
                    </w:p>
                    <w:p w14:paraId="2FCB2F6D" w14:textId="77777777" w:rsidR="003D7D50" w:rsidRDefault="00000000">
                      <w:pPr>
                        <w:spacing w:line="240" w:lineRule="auto"/>
                        <w:ind w:left="266" w:firstLine="65"/>
                        <w:jc w:val="both"/>
                        <w:textDirection w:val="btLr"/>
                      </w:pPr>
                      <w:r>
                        <w:rPr>
                          <w:color w:val="000000"/>
                          <w:sz w:val="20"/>
                        </w:rPr>
                        <w:t>Cuando el volumen de los datos no crece o crece moderadamente.</w:t>
                      </w:r>
                    </w:p>
                    <w:p w14:paraId="20E72A50" w14:textId="77777777" w:rsidR="003D7D50" w:rsidRDefault="00000000">
                      <w:pPr>
                        <w:spacing w:line="240" w:lineRule="auto"/>
                        <w:ind w:left="266" w:firstLine="65"/>
                        <w:jc w:val="both"/>
                        <w:textDirection w:val="btLr"/>
                      </w:pPr>
                      <w:r>
                        <w:rPr>
                          <w:color w:val="000000"/>
                          <w:sz w:val="20"/>
                        </w:rPr>
                        <w:t>Cuando las necesidades del proceso se pueden realizar en un solo servidor.</w:t>
                      </w:r>
                    </w:p>
                    <w:p w14:paraId="5F4EFE00" w14:textId="77777777" w:rsidR="003D7D50" w:rsidRDefault="00000000">
                      <w:pPr>
                        <w:spacing w:line="240" w:lineRule="auto"/>
                        <w:ind w:left="266" w:firstLine="65"/>
                        <w:jc w:val="both"/>
                        <w:textDirection w:val="btLr"/>
                      </w:pPr>
                      <w:r>
                        <w:rPr>
                          <w:color w:val="000000"/>
                          <w:sz w:val="20"/>
                        </w:rPr>
                        <w:t>Cuando no tenemos picos de uso del sistema por parte de los usuarios finales.</w:t>
                      </w:r>
                    </w:p>
                  </w:txbxContent>
                </v:textbox>
                <w10:anchorlock/>
              </v:roundrect>
            </w:pict>
          </mc:Fallback>
        </mc:AlternateContent>
      </w:r>
      <w:r w:rsidRPr="00B0262E">
        <w:t xml:space="preserve">                </w:t>
      </w:r>
      <w:r w:rsidRPr="00B0262E">
        <w:rPr>
          <w:b/>
          <w:noProof/>
        </w:rPr>
        <mc:AlternateContent>
          <mc:Choice Requires="wps">
            <w:drawing>
              <wp:inline distT="0" distB="0" distL="0" distR="0" wp14:anchorId="4C51EBEB" wp14:editId="7DD47B72">
                <wp:extent cx="3009900" cy="1562100"/>
                <wp:effectExtent l="0" t="0" r="0" b="0"/>
                <wp:docPr id="126" name="Rectángulo: esquinas redondeadas 126"/>
                <wp:cNvGraphicFramePr/>
                <a:graphic xmlns:a="http://schemas.openxmlformats.org/drawingml/2006/main">
                  <a:graphicData uri="http://schemas.microsoft.com/office/word/2010/wordprocessingShape">
                    <wps:wsp>
                      <wps:cNvSpPr/>
                      <wps:spPr>
                        <a:xfrm>
                          <a:off x="3845813" y="3003713"/>
                          <a:ext cx="3000375" cy="155257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88DB778" w14:textId="77777777" w:rsidR="003D7D50" w:rsidRDefault="00000000">
                            <w:pPr>
                              <w:spacing w:line="275" w:lineRule="auto"/>
                              <w:jc w:val="center"/>
                              <w:textDirection w:val="btLr"/>
                            </w:pPr>
                            <w:r>
                              <w:rPr>
                                <w:b/>
                                <w:color w:val="000000"/>
                                <w:sz w:val="20"/>
                              </w:rPr>
                              <w:t>No SQL</w:t>
                            </w:r>
                          </w:p>
                          <w:p w14:paraId="2FC44E90" w14:textId="77777777" w:rsidR="003D7D50" w:rsidRDefault="00000000">
                            <w:pPr>
                              <w:spacing w:line="240" w:lineRule="auto"/>
                              <w:ind w:left="266" w:firstLine="65"/>
                              <w:jc w:val="both"/>
                              <w:textDirection w:val="btLr"/>
                            </w:pPr>
                            <w:r>
                              <w:rPr>
                                <w:color w:val="000000"/>
                                <w:sz w:val="20"/>
                              </w:rPr>
                              <w:t>Cuando el volumen de los datos crece rápidamente en momentos puntuales.</w:t>
                            </w:r>
                          </w:p>
                          <w:p w14:paraId="1906BE3C" w14:textId="77777777" w:rsidR="003D7D50" w:rsidRDefault="00000000">
                            <w:pPr>
                              <w:spacing w:line="240" w:lineRule="auto"/>
                              <w:ind w:left="266" w:firstLine="65"/>
                              <w:jc w:val="both"/>
                              <w:textDirection w:val="btLr"/>
                            </w:pPr>
                            <w:r>
                              <w:rPr>
                                <w:color w:val="000000"/>
                                <w:sz w:val="20"/>
                              </w:rPr>
                              <w:t>Cuando las necesidades del proceso no se pueden prever.</w:t>
                            </w:r>
                          </w:p>
                          <w:p w14:paraId="32BCC80F" w14:textId="77777777" w:rsidR="003D7D50" w:rsidRDefault="00000000">
                            <w:pPr>
                              <w:spacing w:line="240" w:lineRule="auto"/>
                              <w:ind w:left="266" w:firstLine="65"/>
                              <w:jc w:val="both"/>
                              <w:textDirection w:val="btLr"/>
                            </w:pPr>
                            <w:r>
                              <w:rPr>
                                <w:color w:val="000000"/>
                                <w:sz w:val="20"/>
                              </w:rPr>
                              <w:t>Cuando tenemos picos en el uso del sistema por parte de los usuarios en múltiples ocasiones.</w:t>
                            </w:r>
                          </w:p>
                        </w:txbxContent>
                      </wps:txbx>
                      <wps:bodyPr spcFirstLastPara="1" wrap="square" lIns="91425" tIns="45700" rIns="91425" bIns="45700" anchor="ctr" anchorCtr="0">
                        <a:noAutofit/>
                      </wps:bodyPr>
                    </wps:wsp>
                  </a:graphicData>
                </a:graphic>
              </wp:inline>
            </w:drawing>
          </mc:Choice>
          <mc:Fallback>
            <w:pict>
              <v:roundrect w14:anchorId="4C51EBEB" id="Rectángulo: esquinas redondeadas 126" o:spid="_x0000_s1031" style="width:237pt;height:12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388DB778" w14:textId="77777777" w:rsidR="003D7D50" w:rsidRDefault="00000000">
                      <w:pPr>
                        <w:spacing w:line="275" w:lineRule="auto"/>
                        <w:jc w:val="center"/>
                        <w:textDirection w:val="btLr"/>
                      </w:pPr>
                      <w:r>
                        <w:rPr>
                          <w:b/>
                          <w:color w:val="000000"/>
                          <w:sz w:val="20"/>
                        </w:rPr>
                        <w:t>No SQL</w:t>
                      </w:r>
                    </w:p>
                    <w:p w14:paraId="2FC44E90" w14:textId="77777777" w:rsidR="003D7D50" w:rsidRDefault="00000000">
                      <w:pPr>
                        <w:spacing w:line="240" w:lineRule="auto"/>
                        <w:ind w:left="266" w:firstLine="65"/>
                        <w:jc w:val="both"/>
                        <w:textDirection w:val="btLr"/>
                      </w:pPr>
                      <w:r>
                        <w:rPr>
                          <w:color w:val="000000"/>
                          <w:sz w:val="20"/>
                        </w:rPr>
                        <w:t>Cuando el volumen de los datos crece rápidamente en momentos puntuales.</w:t>
                      </w:r>
                    </w:p>
                    <w:p w14:paraId="1906BE3C" w14:textId="77777777" w:rsidR="003D7D50" w:rsidRDefault="00000000">
                      <w:pPr>
                        <w:spacing w:line="240" w:lineRule="auto"/>
                        <w:ind w:left="266" w:firstLine="65"/>
                        <w:jc w:val="both"/>
                        <w:textDirection w:val="btLr"/>
                      </w:pPr>
                      <w:r>
                        <w:rPr>
                          <w:color w:val="000000"/>
                          <w:sz w:val="20"/>
                        </w:rPr>
                        <w:t>Cuando las necesidades del proceso no se pueden prever.</w:t>
                      </w:r>
                    </w:p>
                    <w:p w14:paraId="32BCC80F" w14:textId="77777777" w:rsidR="003D7D50" w:rsidRDefault="00000000">
                      <w:pPr>
                        <w:spacing w:line="240" w:lineRule="auto"/>
                        <w:ind w:left="266" w:firstLine="65"/>
                        <w:jc w:val="both"/>
                        <w:textDirection w:val="btLr"/>
                      </w:pPr>
                      <w:r>
                        <w:rPr>
                          <w:color w:val="000000"/>
                          <w:sz w:val="20"/>
                        </w:rPr>
                        <w:t>Cuando tenemos picos en el uso del sistema por parte de los usuarios en múltiples ocasiones.</w:t>
                      </w:r>
                    </w:p>
                  </w:txbxContent>
                </v:textbox>
                <w10:anchorlock/>
              </v:roundrect>
            </w:pict>
          </mc:Fallback>
        </mc:AlternateContent>
      </w:r>
      <w:r w:rsidRPr="00B0262E">
        <w:rPr>
          <w:noProof/>
        </w:rPr>
        <mc:AlternateContent>
          <mc:Choice Requires="wps">
            <w:drawing>
              <wp:anchor distT="0" distB="0" distL="114300" distR="114300" simplePos="0" relativeHeight="251660288" behindDoc="0" locked="0" layoutInCell="1" hidden="0" allowOverlap="1" wp14:anchorId="5B90C5E4" wp14:editId="5C0490DF">
                <wp:simplePos x="0" y="0"/>
                <wp:positionH relativeFrom="column">
                  <wp:posOffset>4953000</wp:posOffset>
                </wp:positionH>
                <wp:positionV relativeFrom="paragraph">
                  <wp:posOffset>469900</wp:posOffset>
                </wp:positionV>
                <wp:extent cx="659041" cy="445300"/>
                <wp:effectExtent l="0" t="0" r="0" b="0"/>
                <wp:wrapNone/>
                <wp:docPr id="122" name="Flecha: hacia abajo 122"/>
                <wp:cNvGraphicFramePr/>
                <a:graphic xmlns:a="http://schemas.openxmlformats.org/drawingml/2006/main">
                  <a:graphicData uri="http://schemas.microsoft.com/office/word/2010/wordprocessingShape">
                    <wps:wsp>
                      <wps:cNvSpPr/>
                      <wps:spPr>
                        <a:xfrm rot="-5400000">
                          <a:off x="5128113" y="3455242"/>
                          <a:ext cx="435775" cy="649516"/>
                        </a:xfrm>
                        <a:prstGeom prst="down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C83AD62" w14:textId="77777777" w:rsidR="003D7D50" w:rsidRDefault="003D7D5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B90C5E4" id="Flecha: hacia abajo 122" o:spid="_x0000_s1032" type="#_x0000_t67" style="position:absolute;left:0;text-align:left;margin-left:390pt;margin-top:37pt;width:51.9pt;height:35.0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" adj="14354"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7C83AD62" w14:textId="77777777" w:rsidR="003D7D50" w:rsidRDefault="003D7D50">
                      <w:pPr>
                        <w:spacing w:line="240" w:lineRule="auto"/>
                        <w:textDirection w:val="btLr"/>
                      </w:pPr>
                    </w:p>
                  </w:txbxContent>
                </v:textbox>
              </v:shape>
            </w:pict>
          </mc:Fallback>
        </mc:AlternateContent>
      </w:r>
    </w:p>
    <w:p w14:paraId="00000103" w14:textId="77777777" w:rsidR="003D7D50" w:rsidRPr="00B0262E" w:rsidRDefault="003D7D50">
      <w:pPr>
        <w:spacing w:after="120" w:line="240" w:lineRule="auto"/>
        <w:ind w:firstLine="720"/>
        <w:jc w:val="both"/>
      </w:pPr>
    </w:p>
    <w:p w14:paraId="00000104" w14:textId="77777777" w:rsidR="003D7D50" w:rsidRPr="00B0262E" w:rsidRDefault="003D7D50">
      <w:pPr>
        <w:spacing w:after="120" w:line="240" w:lineRule="auto"/>
        <w:ind w:firstLine="720"/>
        <w:jc w:val="both"/>
      </w:pPr>
    </w:p>
    <w:p w14:paraId="00000105" w14:textId="77777777" w:rsidR="003D7D50" w:rsidRPr="00B0262E" w:rsidRDefault="00000000">
      <w:pPr>
        <w:spacing w:after="120" w:line="240" w:lineRule="auto"/>
        <w:ind w:firstLine="720"/>
        <w:jc w:val="both"/>
        <w:rPr>
          <w:b/>
          <w:bCs/>
        </w:rPr>
      </w:pPr>
      <w:r w:rsidRPr="00B0262E">
        <w:rPr>
          <w:b/>
          <w:bCs/>
        </w:rPr>
        <w:t>2. Diseño de BD</w:t>
      </w:r>
    </w:p>
    <w:tbl>
      <w:tblPr>
        <w:tblStyle w:val="ac"/>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629F8B80" w14:textId="77777777">
        <w:trPr>
          <w:trHeight w:val="580"/>
        </w:trPr>
        <w:tc>
          <w:tcPr>
            <w:tcW w:w="1676" w:type="dxa"/>
            <w:shd w:val="clear" w:color="auto" w:fill="C9DAF8"/>
            <w:tcMar>
              <w:top w:w="100" w:type="dxa"/>
              <w:left w:w="100" w:type="dxa"/>
              <w:bottom w:w="100" w:type="dxa"/>
              <w:right w:w="100" w:type="dxa"/>
            </w:tcMar>
          </w:tcPr>
          <w:p w14:paraId="00000106" w14:textId="77777777" w:rsidR="003D7D50" w:rsidRPr="00B0262E" w:rsidRDefault="00000000">
            <w:pPr>
              <w:widowControl w:val="0"/>
              <w:pBdr>
                <w:top w:val="nil"/>
                <w:left w:val="nil"/>
                <w:bottom w:val="nil"/>
                <w:right w:val="nil"/>
                <w:between w:val="nil"/>
              </w:pBdr>
              <w:spacing w:line="240" w:lineRule="auto"/>
            </w:pPr>
            <w:r w:rsidRPr="00B0262E">
              <w:t>Tipo de recurso</w:t>
            </w:r>
          </w:p>
        </w:tc>
        <w:tc>
          <w:tcPr>
            <w:tcW w:w="14025" w:type="dxa"/>
            <w:shd w:val="clear" w:color="auto" w:fill="C9DAF8"/>
            <w:tcMar>
              <w:top w:w="100" w:type="dxa"/>
              <w:left w:w="100" w:type="dxa"/>
              <w:bottom w:w="100" w:type="dxa"/>
              <w:right w:w="100" w:type="dxa"/>
            </w:tcMar>
          </w:tcPr>
          <w:p w14:paraId="00000107" w14:textId="77777777" w:rsidR="003D7D50" w:rsidRPr="00B0262E" w:rsidRDefault="00000000">
            <w:pPr>
              <w:pStyle w:val="Ttulo"/>
              <w:jc w:val="center"/>
              <w:rPr>
                <w:sz w:val="22"/>
                <w:szCs w:val="22"/>
              </w:rPr>
            </w:pPr>
            <w:r w:rsidRPr="00B0262E">
              <w:rPr>
                <w:sz w:val="22"/>
                <w:szCs w:val="22"/>
              </w:rPr>
              <w:t>Cuadro de texto</w:t>
            </w:r>
          </w:p>
        </w:tc>
      </w:tr>
      <w:tr w:rsidR="003D7D50" w:rsidRPr="00B0262E" w14:paraId="17487A5E" w14:textId="77777777">
        <w:trPr>
          <w:trHeight w:val="420"/>
        </w:trPr>
        <w:tc>
          <w:tcPr>
            <w:tcW w:w="15701" w:type="dxa"/>
            <w:gridSpan w:val="2"/>
            <w:shd w:val="clear" w:color="auto" w:fill="auto"/>
            <w:tcMar>
              <w:top w:w="100" w:type="dxa"/>
              <w:left w:w="100" w:type="dxa"/>
              <w:bottom w:w="100" w:type="dxa"/>
              <w:right w:w="100" w:type="dxa"/>
            </w:tcMar>
          </w:tcPr>
          <w:p w14:paraId="00000108" w14:textId="5DE7BE02" w:rsidR="003D7D50" w:rsidRPr="00B0262E" w:rsidRDefault="00000000">
            <w:pPr>
              <w:spacing w:after="120" w:line="240" w:lineRule="auto"/>
              <w:jc w:val="both"/>
            </w:pPr>
            <w:r w:rsidRPr="00B0262E">
              <w:t xml:space="preserve">Una base de datos bien diseñada permite de manera eficiente el acceso a la información actualizada y exacta.  Un correcto diseño es crucial para cumplir con los objetivos definidos en </w:t>
            </w:r>
            <w:r w:rsidR="00356A47" w:rsidRPr="00B0262E">
              <w:t>ella</w:t>
            </w:r>
            <w:r w:rsidRPr="00B0262E">
              <w:t>.</w:t>
            </w:r>
            <w:r w:rsidR="00356A47" w:rsidRPr="00B0262E">
              <w:t xml:space="preserve"> </w:t>
            </w:r>
          </w:p>
          <w:p w14:paraId="00000109" w14:textId="763D8E8D" w:rsidR="003D7D50" w:rsidRPr="00B0262E" w:rsidRDefault="00000000">
            <w:pPr>
              <w:spacing w:after="120" w:line="240" w:lineRule="auto"/>
              <w:jc w:val="both"/>
            </w:pPr>
            <w:r w:rsidRPr="00B0262E">
              <w:t>El diseño de la base de datos es un proceso que se rige bajo ciertos principios bien estructurados, partiendo de una base para la obtención del modelo conceptual, seguido de un modelo lógico, donde se debe</w:t>
            </w:r>
            <w:r w:rsidR="00356A47" w:rsidRPr="00B0262E">
              <w:t>n</w:t>
            </w:r>
            <w:r w:rsidRPr="00B0262E">
              <w:t xml:space="preserve"> aplicar unas reglas de normalización</w:t>
            </w:r>
            <w:r w:rsidR="00356A47" w:rsidRPr="00B0262E">
              <w:t xml:space="preserve"> y así,</w:t>
            </w:r>
            <w:r w:rsidRPr="00B0262E">
              <w:t xml:space="preserve"> </w:t>
            </w:r>
            <w:r w:rsidR="00356A47" w:rsidRPr="00B0262E">
              <w:t>en</w:t>
            </w:r>
            <w:r w:rsidRPr="00B0262E">
              <w:t xml:space="preserve"> última instancia obtener un modelo físico y proceder a su respectiva implementación.</w:t>
            </w:r>
          </w:p>
          <w:p w14:paraId="0000010A" w14:textId="3B29FF5C" w:rsidR="003D7D50" w:rsidRPr="00B0262E" w:rsidRDefault="00000000">
            <w:pPr>
              <w:spacing w:after="120" w:line="240" w:lineRule="auto"/>
              <w:jc w:val="both"/>
            </w:pPr>
            <w:r w:rsidRPr="00B0262E">
              <w:t>En la actualidad existen varios modelos de base</w:t>
            </w:r>
            <w:r w:rsidR="00356A47" w:rsidRPr="00B0262E">
              <w:t>s</w:t>
            </w:r>
            <w:r w:rsidRPr="00B0262E">
              <w:t xml:space="preserve"> de datos</w:t>
            </w:r>
            <w:r w:rsidR="00356A47" w:rsidRPr="00B0262E">
              <w:t>,</w:t>
            </w:r>
            <w:r w:rsidRPr="00B0262E">
              <w:t xml:space="preserve"> p</w:t>
            </w:r>
            <w:r w:rsidR="00356A47" w:rsidRPr="00B0262E">
              <w:t>ara conocerlos</w:t>
            </w:r>
            <w:r w:rsidRPr="00B0262E">
              <w:t xml:space="preserve"> </w:t>
            </w:r>
            <w:r w:rsidR="00356A47" w:rsidRPr="00B0262E">
              <w:t>se</w:t>
            </w:r>
            <w:r w:rsidR="00AE6D07" w:rsidRPr="00B0262E">
              <w:t xml:space="preserve"> puede descargar el siguiente documento anexo:</w:t>
            </w:r>
          </w:p>
          <w:p w14:paraId="0000010B" w14:textId="536E8A01" w:rsidR="003D7D50" w:rsidRPr="00B0262E" w:rsidRDefault="00000000">
            <w:pPr>
              <w:spacing w:after="120" w:line="240" w:lineRule="auto"/>
              <w:jc w:val="center"/>
            </w:pPr>
            <w:sdt>
              <w:sdtPr>
                <w:tag w:val="goog_rdk_1"/>
                <w:id w:val="997084517"/>
                <w:showingPlcHdr/>
              </w:sdtPr>
              <w:sdtContent>
                <w:r w:rsidR="00356A47" w:rsidRPr="00B0262E">
                  <w:t xml:space="preserve">     </w:t>
                </w:r>
              </w:sdtContent>
            </w:sdt>
            <w:r w:rsidRPr="00E92458">
              <w:rPr>
                <w:b/>
              </w:rPr>
              <w:t>Descargar</w:t>
            </w:r>
          </w:p>
        </w:tc>
      </w:tr>
    </w:tbl>
    <w:p w14:paraId="0000010E" w14:textId="77777777" w:rsidR="003D7D50" w:rsidRPr="00B0262E" w:rsidRDefault="003D7D50">
      <w:pPr>
        <w:spacing w:after="120" w:line="240" w:lineRule="auto"/>
      </w:pPr>
    </w:p>
    <w:p w14:paraId="0000010F" w14:textId="77777777" w:rsidR="003D7D50" w:rsidRPr="00B0262E" w:rsidRDefault="00000000">
      <w:pPr>
        <w:spacing w:after="120" w:line="240" w:lineRule="auto"/>
        <w:rPr>
          <w:bCs/>
        </w:rPr>
      </w:pPr>
      <w:r w:rsidRPr="00B0262E">
        <w:rPr>
          <w:bCs/>
        </w:rPr>
        <w:t>2.1 Conceptos del modelo relacional - tipos de relaciones</w:t>
      </w:r>
    </w:p>
    <w:tbl>
      <w:tblPr>
        <w:tblStyle w:val="ad"/>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3D7D50" w:rsidRPr="00B0262E" w14:paraId="528B23B7" w14:textId="77777777">
        <w:trPr>
          <w:trHeight w:val="444"/>
        </w:trPr>
        <w:tc>
          <w:tcPr>
            <w:tcW w:w="15690" w:type="dxa"/>
            <w:shd w:val="clear" w:color="auto" w:fill="8DB3E2"/>
          </w:tcPr>
          <w:p w14:paraId="00000110" w14:textId="77777777" w:rsidR="003D7D50" w:rsidRPr="00B0262E" w:rsidRDefault="00000000">
            <w:pPr>
              <w:pStyle w:val="Ttulo1"/>
              <w:jc w:val="center"/>
              <w:outlineLvl w:val="0"/>
              <w:rPr>
                <w:sz w:val="22"/>
                <w:szCs w:val="22"/>
              </w:rPr>
            </w:pPr>
            <w:r w:rsidRPr="00B0262E">
              <w:rPr>
                <w:sz w:val="22"/>
                <w:szCs w:val="22"/>
              </w:rPr>
              <w:t>Cuadro de texto</w:t>
            </w:r>
          </w:p>
        </w:tc>
      </w:tr>
      <w:tr w:rsidR="003D7D50" w:rsidRPr="00B0262E" w14:paraId="3EE60CD4" w14:textId="77777777">
        <w:tc>
          <w:tcPr>
            <w:tcW w:w="15690" w:type="dxa"/>
          </w:tcPr>
          <w:p w14:paraId="00000111" w14:textId="1FB098D0" w:rsidR="003D7D50" w:rsidRPr="00B0262E" w:rsidRDefault="00937276">
            <w:pPr>
              <w:spacing w:after="120"/>
            </w:pPr>
            <w:r w:rsidRPr="00B0262E">
              <w:t>A continuación, se presentan los siguientes conceptos:</w:t>
            </w:r>
          </w:p>
          <w:p w14:paraId="312B0FE6" w14:textId="77777777" w:rsidR="007421AC" w:rsidRPr="00B0262E" w:rsidRDefault="007421AC">
            <w:pPr>
              <w:spacing w:after="120"/>
              <w:rPr>
                <w:b/>
              </w:rPr>
            </w:pPr>
          </w:p>
          <w:p w14:paraId="00000112" w14:textId="0D989223" w:rsidR="003D7D50" w:rsidRPr="00B0262E" w:rsidRDefault="00000000">
            <w:pPr>
              <w:spacing w:after="120"/>
              <w:rPr>
                <w:b/>
              </w:rPr>
            </w:pPr>
            <w:r w:rsidRPr="00B0262E">
              <w:rPr>
                <w:b/>
              </w:rPr>
              <w:t>Modelo de Datos</w:t>
            </w:r>
          </w:p>
          <w:p w14:paraId="00000113" w14:textId="776AE285" w:rsidR="003D7D50" w:rsidRPr="00B0262E" w:rsidRDefault="00000000">
            <w:pPr>
              <w:spacing w:after="120"/>
              <w:jc w:val="both"/>
            </w:pPr>
            <w:r w:rsidRPr="00B0262E">
              <w:lastRenderedPageBreak/>
              <w:t>Los modelos de datos son el instrumento principal para ofrecer dicha abstracción</w:t>
            </w:r>
            <w:r w:rsidR="007421AC" w:rsidRPr="00B0262E">
              <w:t>,</w:t>
            </w:r>
            <w:r w:rsidRPr="00B0262E">
              <w:t xml:space="preserve"> a través de su jerarquía de niveles. Un modelo de datos es un conjunto de conceptos que sirven para describir la estructura de una base de datos, es decir, los datos, las relaciones entre los datos y las restricciones que deben cumplirse sobre los datos.</w:t>
            </w:r>
          </w:p>
          <w:p w14:paraId="00000114" w14:textId="77777777" w:rsidR="003D7D50" w:rsidRPr="00B0262E" w:rsidRDefault="003D7D50">
            <w:pPr>
              <w:spacing w:after="120"/>
            </w:pPr>
          </w:p>
          <w:p w14:paraId="00000115" w14:textId="77777777" w:rsidR="003D7D50" w:rsidRPr="00B0262E" w:rsidRDefault="00000000">
            <w:pPr>
              <w:spacing w:after="120"/>
              <w:rPr>
                <w:b/>
              </w:rPr>
            </w:pPr>
            <w:r w:rsidRPr="00B0262E">
              <w:rPr>
                <w:b/>
              </w:rPr>
              <w:t>Estructura de datos relacional</w:t>
            </w:r>
          </w:p>
          <w:p w14:paraId="00000116" w14:textId="2B58847A" w:rsidR="003D7D50" w:rsidRPr="00B0262E" w:rsidRDefault="00000000">
            <w:pPr>
              <w:spacing w:after="120"/>
              <w:jc w:val="both"/>
            </w:pPr>
            <w:r w:rsidRPr="00B0262E">
              <w:t>La estructura de datos del modelo relacional</w:t>
            </w:r>
            <w:r w:rsidR="007421AC" w:rsidRPr="00B0262E">
              <w:t xml:space="preserve"> </w:t>
            </w:r>
            <w:r w:rsidRPr="00B0262E">
              <w:t>es como su nombre lo expresa</w:t>
            </w:r>
            <w:r w:rsidR="007421AC" w:rsidRPr="00B0262E">
              <w:t>,</w:t>
            </w:r>
            <w:r w:rsidRPr="00B0262E">
              <w:t xml:space="preserve"> las relaciones que gráficamente se representa</w:t>
            </w:r>
            <w:r w:rsidR="007421AC" w:rsidRPr="00B0262E">
              <w:t>n</w:t>
            </w:r>
            <w:r w:rsidRPr="00B0262E">
              <w:t xml:space="preserve"> mediante una tabla. </w:t>
            </w:r>
            <w:r w:rsidR="007421AC" w:rsidRPr="00B0262E">
              <w:t>Teniendo como base</w:t>
            </w:r>
            <w:r w:rsidRPr="00B0262E">
              <w:t xml:space="preserve"> la representación gráfica está compuesta por sus propiedades, tipos de relaciones, y sus respectivas claves.</w:t>
            </w:r>
          </w:p>
          <w:p w14:paraId="00000117" w14:textId="77777777" w:rsidR="003D7D50" w:rsidRPr="00B0262E" w:rsidRDefault="003D7D50">
            <w:pPr>
              <w:spacing w:after="120"/>
            </w:pPr>
          </w:p>
          <w:p w14:paraId="00000118" w14:textId="77777777" w:rsidR="003D7D50" w:rsidRPr="00B0262E" w:rsidRDefault="00000000">
            <w:pPr>
              <w:spacing w:after="120"/>
            </w:pPr>
            <w:r w:rsidRPr="00B0262E">
              <w:rPr>
                <w:b/>
              </w:rPr>
              <w:t>Relaciones</w:t>
            </w:r>
          </w:p>
          <w:p w14:paraId="00000119" w14:textId="72B774D2" w:rsidR="003D7D50" w:rsidRPr="00B0262E" w:rsidRDefault="00000000">
            <w:pPr>
              <w:spacing w:after="120"/>
              <w:jc w:val="both"/>
            </w:pPr>
            <w:r w:rsidRPr="00B0262E">
              <w:t>El modelo relacional se basa en el concepto matemático de relación, que gráficamente se representa mediante una tabla. Codd, que era un experto matemático, utilizó una terminología perteneciente a las matemáticas, en concreto de la teoría de conjuntos y de la lógica de predicados</w:t>
            </w:r>
            <w:r w:rsidR="00566691" w:rsidRPr="00B0262E">
              <w:t xml:space="preserve">, según Marqués </w:t>
            </w:r>
            <w:r w:rsidRPr="00B0262E">
              <w:t>(2010).</w:t>
            </w:r>
          </w:p>
          <w:p w14:paraId="0000011A" w14:textId="77777777" w:rsidR="003D7D50" w:rsidRPr="00B0262E" w:rsidRDefault="003D7D50">
            <w:pPr>
              <w:spacing w:after="120"/>
            </w:pPr>
          </w:p>
          <w:p w14:paraId="0000011B" w14:textId="1FBA447D" w:rsidR="003D7D50" w:rsidRPr="00B0262E" w:rsidRDefault="00000000">
            <w:pPr>
              <w:spacing w:after="120"/>
              <w:jc w:val="both"/>
            </w:pPr>
            <w:r w:rsidRPr="00B0262E">
              <w:t>Propiedades de las relaciones:</w:t>
            </w:r>
          </w:p>
          <w:p w14:paraId="47E23DC9" w14:textId="77777777" w:rsidR="001B6FFA" w:rsidRPr="00B0262E" w:rsidRDefault="001B6FFA">
            <w:pPr>
              <w:spacing w:after="120"/>
              <w:jc w:val="both"/>
            </w:pPr>
          </w:p>
          <w:p w14:paraId="0000011D" w14:textId="03099F7E" w:rsidR="003D7D50" w:rsidRPr="00B0262E" w:rsidRDefault="00000000">
            <w:pPr>
              <w:numPr>
                <w:ilvl w:val="0"/>
                <w:numId w:val="6"/>
              </w:numPr>
              <w:pBdr>
                <w:top w:val="nil"/>
                <w:left w:val="nil"/>
                <w:bottom w:val="nil"/>
                <w:right w:val="nil"/>
                <w:between w:val="nil"/>
              </w:pBdr>
              <w:spacing w:line="276" w:lineRule="auto"/>
              <w:ind w:left="567" w:hanging="283"/>
              <w:jc w:val="both"/>
              <w:rPr>
                <w:color w:val="000000"/>
              </w:rPr>
            </w:pPr>
            <w:r w:rsidRPr="00B0262E">
              <w:rPr>
                <w:color w:val="000000"/>
              </w:rPr>
              <w:t xml:space="preserve">Cada relación tiene un nombre, y </w:t>
            </w:r>
            <w:r w:rsidR="002A1308" w:rsidRPr="00B0262E">
              <w:rPr>
                <w:color w:val="000000"/>
              </w:rPr>
              <w:t>e</w:t>
            </w:r>
            <w:r w:rsidRPr="00B0262E">
              <w:rPr>
                <w:color w:val="000000"/>
              </w:rPr>
              <w:t>ste es distinto del nombre de todas las demás.</w:t>
            </w:r>
          </w:p>
          <w:p w14:paraId="0000011E" w14:textId="77777777" w:rsidR="003D7D50" w:rsidRPr="00B0262E" w:rsidRDefault="00000000">
            <w:pPr>
              <w:numPr>
                <w:ilvl w:val="0"/>
                <w:numId w:val="6"/>
              </w:numPr>
              <w:pBdr>
                <w:top w:val="nil"/>
                <w:left w:val="nil"/>
                <w:bottom w:val="nil"/>
                <w:right w:val="nil"/>
                <w:between w:val="nil"/>
              </w:pBdr>
              <w:spacing w:line="276" w:lineRule="auto"/>
              <w:ind w:left="567" w:hanging="283"/>
              <w:jc w:val="both"/>
              <w:rPr>
                <w:color w:val="000000"/>
              </w:rPr>
            </w:pPr>
            <w:r w:rsidRPr="00B0262E">
              <w:rPr>
                <w:color w:val="000000"/>
              </w:rPr>
              <w:t>Los dominios sobre los que se definen los atributos son escalares, por lo que los valores de los atributos son atómicos. De este modo, en cada tupla, cada atributo toma un solo valor. Se dice que las relaciones están normalizadas.</w:t>
            </w:r>
          </w:p>
          <w:p w14:paraId="0000011F" w14:textId="77777777" w:rsidR="003D7D50" w:rsidRPr="00B0262E" w:rsidRDefault="00000000">
            <w:pPr>
              <w:numPr>
                <w:ilvl w:val="0"/>
                <w:numId w:val="6"/>
              </w:numPr>
              <w:pBdr>
                <w:top w:val="nil"/>
                <w:left w:val="nil"/>
                <w:bottom w:val="nil"/>
                <w:right w:val="nil"/>
                <w:between w:val="nil"/>
              </w:pBdr>
              <w:spacing w:line="276" w:lineRule="auto"/>
              <w:ind w:left="567" w:hanging="283"/>
              <w:jc w:val="both"/>
              <w:rPr>
                <w:color w:val="000000"/>
              </w:rPr>
            </w:pPr>
            <w:r w:rsidRPr="00B0262E">
              <w:rPr>
                <w:color w:val="000000"/>
              </w:rPr>
              <w:t>No hay dos atributos que se llamen igual.</w:t>
            </w:r>
          </w:p>
          <w:p w14:paraId="00000120" w14:textId="77777777" w:rsidR="003D7D50" w:rsidRPr="00B0262E" w:rsidRDefault="00000000">
            <w:pPr>
              <w:numPr>
                <w:ilvl w:val="0"/>
                <w:numId w:val="6"/>
              </w:numPr>
              <w:pBdr>
                <w:top w:val="nil"/>
                <w:left w:val="nil"/>
                <w:bottom w:val="nil"/>
                <w:right w:val="nil"/>
                <w:between w:val="nil"/>
              </w:pBdr>
              <w:spacing w:line="276" w:lineRule="auto"/>
              <w:ind w:left="567" w:hanging="283"/>
              <w:jc w:val="both"/>
              <w:rPr>
                <w:color w:val="000000"/>
              </w:rPr>
            </w:pPr>
            <w:r w:rsidRPr="00B0262E">
              <w:rPr>
                <w:color w:val="000000"/>
              </w:rPr>
              <w:t>El orden de los atributos no importa: los atributos no están ordenados.</w:t>
            </w:r>
          </w:p>
          <w:p w14:paraId="00000121" w14:textId="77777777" w:rsidR="003D7D50" w:rsidRPr="00B0262E" w:rsidRDefault="00000000">
            <w:pPr>
              <w:numPr>
                <w:ilvl w:val="0"/>
                <w:numId w:val="6"/>
              </w:numPr>
              <w:pBdr>
                <w:top w:val="nil"/>
                <w:left w:val="nil"/>
                <w:bottom w:val="nil"/>
                <w:right w:val="nil"/>
                <w:between w:val="nil"/>
              </w:pBdr>
              <w:spacing w:line="276" w:lineRule="auto"/>
              <w:ind w:left="567" w:hanging="283"/>
              <w:jc w:val="both"/>
              <w:rPr>
                <w:color w:val="000000"/>
              </w:rPr>
            </w:pPr>
            <w:r w:rsidRPr="00B0262E">
              <w:rPr>
                <w:color w:val="000000"/>
              </w:rPr>
              <w:t>Cada tupla es distinta de las demás: no hay tuplas duplicadas.</w:t>
            </w:r>
          </w:p>
          <w:p w14:paraId="00000122" w14:textId="77777777" w:rsidR="003D7D50" w:rsidRPr="00B0262E" w:rsidRDefault="00000000">
            <w:pPr>
              <w:numPr>
                <w:ilvl w:val="0"/>
                <w:numId w:val="6"/>
              </w:numPr>
              <w:pBdr>
                <w:top w:val="nil"/>
                <w:left w:val="nil"/>
                <w:bottom w:val="nil"/>
                <w:right w:val="nil"/>
                <w:between w:val="nil"/>
              </w:pBdr>
              <w:spacing w:after="120" w:line="276" w:lineRule="auto"/>
              <w:ind w:left="567" w:hanging="283"/>
              <w:jc w:val="both"/>
              <w:rPr>
                <w:color w:val="000000"/>
              </w:rPr>
            </w:pPr>
            <w:r w:rsidRPr="00B0262E">
              <w:rPr>
                <w:color w:val="000000"/>
              </w:rPr>
              <w:t>El orden de las tuplas no importa: las tuplas no están ordenadas.</w:t>
            </w:r>
          </w:p>
          <w:p w14:paraId="00000123" w14:textId="77777777" w:rsidR="003D7D50" w:rsidRPr="00B0262E" w:rsidRDefault="003D7D50">
            <w:pPr>
              <w:spacing w:after="120"/>
            </w:pPr>
          </w:p>
          <w:p w14:paraId="00000124" w14:textId="37CFA219" w:rsidR="003D7D50" w:rsidRPr="00B0262E" w:rsidRDefault="00000000">
            <w:pPr>
              <w:spacing w:after="120"/>
            </w:pPr>
            <w:r w:rsidRPr="00B0262E">
              <w:t>Tipos de relaciones</w:t>
            </w:r>
          </w:p>
          <w:p w14:paraId="338A68BB" w14:textId="77777777" w:rsidR="001B6FFA" w:rsidRPr="00B0262E" w:rsidRDefault="001B6FFA">
            <w:pPr>
              <w:spacing w:after="120"/>
            </w:pPr>
          </w:p>
          <w:p w14:paraId="00000125" w14:textId="77777777" w:rsidR="003D7D50" w:rsidRPr="00B0262E" w:rsidRDefault="00000000">
            <w:pPr>
              <w:spacing w:after="120"/>
            </w:pPr>
            <w:r w:rsidRPr="00B0262E">
              <w:t>En un sistema gestor de base de datos SGBD hay dos tipos de relaciones:</w:t>
            </w:r>
          </w:p>
          <w:p w14:paraId="00000126" w14:textId="23385A59" w:rsidR="003D7D50" w:rsidRPr="00B0262E" w:rsidRDefault="00000000" w:rsidP="00097637">
            <w:pPr>
              <w:pStyle w:val="Prrafodelista"/>
              <w:numPr>
                <w:ilvl w:val="0"/>
                <w:numId w:val="24"/>
              </w:numPr>
              <w:spacing w:after="120"/>
              <w:jc w:val="both"/>
            </w:pPr>
            <w:r w:rsidRPr="00B0262E">
              <w:rPr>
                <w:b/>
              </w:rPr>
              <w:t>Relaciones base</w:t>
            </w:r>
            <w:r w:rsidR="00EB5333" w:rsidRPr="00B0262E">
              <w:t xml:space="preserve">: </w:t>
            </w:r>
            <w:r w:rsidRPr="00B0262E">
              <w:t>son relaciones auténticas que llevan su nombre correspondiente, y forman parte en el almacenamiento de la base de datos.</w:t>
            </w:r>
          </w:p>
          <w:p w14:paraId="36A8B18B" w14:textId="77777777" w:rsidR="00104D7D" w:rsidRPr="00B0262E" w:rsidRDefault="00104D7D" w:rsidP="00EC1D69">
            <w:pPr>
              <w:pStyle w:val="Prrafodelista"/>
              <w:spacing w:after="120"/>
              <w:jc w:val="both"/>
            </w:pPr>
          </w:p>
          <w:p w14:paraId="00000127" w14:textId="748827E2" w:rsidR="003D7D50" w:rsidRPr="00B0262E" w:rsidRDefault="00000000" w:rsidP="00EC1D69">
            <w:pPr>
              <w:pStyle w:val="Prrafodelista"/>
              <w:numPr>
                <w:ilvl w:val="0"/>
                <w:numId w:val="24"/>
              </w:numPr>
              <w:rPr>
                <w:color w:val="BFBFBF"/>
              </w:rPr>
            </w:pPr>
            <w:r w:rsidRPr="00B0262E">
              <w:rPr>
                <w:b/>
              </w:rPr>
              <w:t>Vistas</w:t>
            </w:r>
            <w:r w:rsidR="00EB5333" w:rsidRPr="00B0262E">
              <w:t xml:space="preserve">: </w:t>
            </w:r>
            <w:r w:rsidRPr="00B0262E">
              <w:t>también son llamadas relaciones virtuales, son relacion</w:t>
            </w:r>
            <w:r w:rsidR="00E53A75" w:rsidRPr="00B0262E">
              <w:t>e</w:t>
            </w:r>
            <w:r w:rsidRPr="00B0262E">
              <w:t>s que también lleva</w:t>
            </w:r>
            <w:r w:rsidR="00E53A75" w:rsidRPr="00B0262E">
              <w:t>n</w:t>
            </w:r>
            <w:r w:rsidRPr="00B0262E">
              <w:t xml:space="preserve"> su nombre correspondiente y derivadas.</w:t>
            </w:r>
            <w:r w:rsidR="00FD2931" w:rsidRPr="00B0262E">
              <w:t xml:space="preserve"> </w:t>
            </w:r>
            <w:r w:rsidRPr="00B0262E">
              <w:t>Cuando se re</w:t>
            </w:r>
            <w:r w:rsidR="007319D4" w:rsidRPr="00B0262E">
              <w:t>mite</w:t>
            </w:r>
            <w:r w:rsidRPr="00B0262E">
              <w:t xml:space="preserve"> al t</w:t>
            </w:r>
            <w:r w:rsidR="00A47E3B" w:rsidRPr="00B0262E">
              <w:t>é</w:t>
            </w:r>
            <w:r w:rsidRPr="00B0262E">
              <w:t>rmino derivadas</w:t>
            </w:r>
            <w:r w:rsidR="007319D4" w:rsidRPr="00B0262E">
              <w:t>,</w:t>
            </w:r>
            <w:r w:rsidRPr="00B0262E">
              <w:t xml:space="preserve"> se refiere a que se obtiene</w:t>
            </w:r>
            <w:r w:rsidR="007319D4" w:rsidRPr="00B0262E">
              <w:t>n</w:t>
            </w:r>
            <w:r w:rsidRPr="00B0262E">
              <w:t xml:space="preserve"> a partir de otras relaciones. Las vistas no poseen sus propios datos, los datos que contiene</w:t>
            </w:r>
            <w:r w:rsidR="007319D4" w:rsidRPr="00B0262E">
              <w:t>n</w:t>
            </w:r>
            <w:r w:rsidRPr="00B0262E">
              <w:t xml:space="preserve"> pertenece</w:t>
            </w:r>
            <w:r w:rsidR="007319D4" w:rsidRPr="00B0262E">
              <w:t>n</w:t>
            </w:r>
            <w:r w:rsidRPr="00B0262E">
              <w:t xml:space="preserve"> a datos almacenados en relaciones base.</w:t>
            </w:r>
          </w:p>
        </w:tc>
      </w:tr>
    </w:tbl>
    <w:p w14:paraId="00000128" w14:textId="77777777" w:rsidR="003D7D50" w:rsidRPr="00B0262E" w:rsidRDefault="003D7D50">
      <w:pPr>
        <w:spacing w:after="120" w:line="240" w:lineRule="auto"/>
      </w:pPr>
    </w:p>
    <w:tbl>
      <w:tblPr>
        <w:tblStyle w:val="ae"/>
        <w:tblW w:w="156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85"/>
        <w:gridCol w:w="10890"/>
      </w:tblGrid>
      <w:tr w:rsidR="003D7D50" w:rsidRPr="00B0262E" w14:paraId="1A8709B1" w14:textId="77777777">
        <w:tc>
          <w:tcPr>
            <w:tcW w:w="4785" w:type="dxa"/>
            <w:shd w:val="clear" w:color="auto" w:fill="C9DAF8"/>
            <w:tcMar>
              <w:top w:w="100" w:type="dxa"/>
              <w:left w:w="100" w:type="dxa"/>
              <w:bottom w:w="100" w:type="dxa"/>
              <w:right w:w="100" w:type="dxa"/>
            </w:tcMar>
          </w:tcPr>
          <w:p w14:paraId="00000129" w14:textId="77777777" w:rsidR="003D7D50" w:rsidRPr="00B0262E" w:rsidRDefault="00000000">
            <w:pPr>
              <w:widowControl w:val="0"/>
              <w:pBdr>
                <w:top w:val="nil"/>
                <w:left w:val="nil"/>
                <w:bottom w:val="nil"/>
                <w:right w:val="nil"/>
                <w:between w:val="nil"/>
              </w:pBdr>
              <w:spacing w:line="240" w:lineRule="auto"/>
              <w:jc w:val="center"/>
              <w:rPr>
                <w:b/>
              </w:rPr>
            </w:pPr>
            <w:r w:rsidRPr="00B0262E">
              <w:rPr>
                <w:b/>
              </w:rPr>
              <w:t>Tipo de recurso</w:t>
            </w:r>
          </w:p>
        </w:tc>
        <w:tc>
          <w:tcPr>
            <w:tcW w:w="10890" w:type="dxa"/>
            <w:shd w:val="clear" w:color="auto" w:fill="C9DAF8"/>
            <w:tcMar>
              <w:top w:w="100" w:type="dxa"/>
              <w:left w:w="100" w:type="dxa"/>
              <w:bottom w:w="100" w:type="dxa"/>
              <w:right w:w="100" w:type="dxa"/>
            </w:tcMar>
          </w:tcPr>
          <w:p w14:paraId="0000012A" w14:textId="77777777" w:rsidR="003D7D50" w:rsidRPr="00B0262E" w:rsidRDefault="00000000">
            <w:pPr>
              <w:pStyle w:val="Ttulo"/>
              <w:widowControl w:val="0"/>
              <w:spacing w:line="240" w:lineRule="auto"/>
              <w:jc w:val="center"/>
              <w:rPr>
                <w:sz w:val="22"/>
                <w:szCs w:val="22"/>
              </w:rPr>
            </w:pPr>
            <w:r w:rsidRPr="00B0262E">
              <w:rPr>
                <w:sz w:val="22"/>
                <w:szCs w:val="22"/>
              </w:rPr>
              <w:t>Infografía estática</w:t>
            </w:r>
          </w:p>
        </w:tc>
      </w:tr>
      <w:tr w:rsidR="003D7D50" w:rsidRPr="00B0262E" w14:paraId="498B9BA0" w14:textId="77777777">
        <w:tc>
          <w:tcPr>
            <w:tcW w:w="4785" w:type="dxa"/>
            <w:shd w:val="clear" w:color="auto" w:fill="auto"/>
            <w:tcMar>
              <w:top w:w="100" w:type="dxa"/>
              <w:left w:w="100" w:type="dxa"/>
              <w:bottom w:w="100" w:type="dxa"/>
              <w:right w:w="100" w:type="dxa"/>
            </w:tcMar>
          </w:tcPr>
          <w:p w14:paraId="0000012B" w14:textId="77777777" w:rsidR="003D7D50" w:rsidRPr="00B0262E" w:rsidRDefault="00000000">
            <w:pPr>
              <w:widowControl w:val="0"/>
              <w:pBdr>
                <w:top w:val="nil"/>
                <w:left w:val="nil"/>
                <w:bottom w:val="nil"/>
                <w:right w:val="nil"/>
                <w:between w:val="nil"/>
              </w:pBdr>
              <w:spacing w:line="240" w:lineRule="auto"/>
              <w:rPr>
                <w:b/>
              </w:rPr>
            </w:pPr>
            <w:r w:rsidRPr="00B0262E">
              <w:rPr>
                <w:b/>
              </w:rPr>
              <w:t>Texto introductorio</w:t>
            </w:r>
          </w:p>
        </w:tc>
        <w:tc>
          <w:tcPr>
            <w:tcW w:w="10890" w:type="dxa"/>
            <w:shd w:val="clear" w:color="auto" w:fill="auto"/>
            <w:tcMar>
              <w:top w:w="100" w:type="dxa"/>
              <w:left w:w="100" w:type="dxa"/>
              <w:bottom w:w="100" w:type="dxa"/>
              <w:right w:w="100" w:type="dxa"/>
            </w:tcMar>
          </w:tcPr>
          <w:p w14:paraId="0000012D" w14:textId="092450C9" w:rsidR="003D7D50" w:rsidRPr="00B0262E" w:rsidRDefault="00000000" w:rsidP="00FF0AD9">
            <w:pPr>
              <w:widowControl w:val="0"/>
              <w:pBdr>
                <w:top w:val="nil"/>
                <w:left w:val="nil"/>
                <w:bottom w:val="nil"/>
                <w:right w:val="nil"/>
                <w:between w:val="nil"/>
              </w:pBdr>
              <w:spacing w:line="240" w:lineRule="auto"/>
            </w:pPr>
            <w:r w:rsidRPr="00B0262E">
              <w:t>Conceptos del modelo relacional - tipos de relaciones</w:t>
            </w:r>
            <w:r w:rsidR="00FF0AD9" w:rsidRPr="00B0262E">
              <w:t xml:space="preserve">. Es importante conocer </w:t>
            </w:r>
            <w:r w:rsidRPr="00B0262E">
              <w:t>los siguientes conceptos al respecto</w:t>
            </w:r>
            <w:r w:rsidR="00FF0AD9" w:rsidRPr="00B0262E">
              <w:t>:</w:t>
            </w:r>
          </w:p>
        </w:tc>
      </w:tr>
      <w:tr w:rsidR="003D7D50" w:rsidRPr="00B0262E" w14:paraId="0BDE182E" w14:textId="77777777">
        <w:trPr>
          <w:trHeight w:val="420"/>
        </w:trPr>
        <w:tc>
          <w:tcPr>
            <w:tcW w:w="15675" w:type="dxa"/>
            <w:gridSpan w:val="2"/>
            <w:shd w:val="clear" w:color="auto" w:fill="auto"/>
            <w:tcMar>
              <w:top w:w="100" w:type="dxa"/>
              <w:left w:w="100" w:type="dxa"/>
              <w:bottom w:w="100" w:type="dxa"/>
              <w:right w:w="100" w:type="dxa"/>
            </w:tcMar>
          </w:tcPr>
          <w:p w14:paraId="5FC5264E" w14:textId="5E46127F" w:rsidR="00192E9D" w:rsidRDefault="00192E9D">
            <w:pPr>
              <w:widowControl w:val="0"/>
              <w:pBdr>
                <w:top w:val="nil"/>
                <w:left w:val="nil"/>
                <w:bottom w:val="nil"/>
                <w:right w:val="nil"/>
                <w:between w:val="nil"/>
              </w:pBdr>
              <w:spacing w:line="240" w:lineRule="auto"/>
              <w:rPr>
                <w:b/>
              </w:rPr>
            </w:pPr>
          </w:p>
          <w:p w14:paraId="414077D1" w14:textId="0BD29565" w:rsidR="00192E9D" w:rsidRDefault="00192E9D">
            <w:pPr>
              <w:widowControl w:val="0"/>
              <w:pBdr>
                <w:top w:val="nil"/>
                <w:left w:val="nil"/>
                <w:bottom w:val="nil"/>
                <w:right w:val="nil"/>
                <w:between w:val="nil"/>
              </w:pBdr>
              <w:spacing w:line="240" w:lineRule="auto"/>
              <w:rPr>
                <w:b/>
              </w:rPr>
            </w:pPr>
            <w:r>
              <w:rPr>
                <w:b/>
              </w:rPr>
              <w:t>Figura 2</w:t>
            </w:r>
          </w:p>
          <w:p w14:paraId="28BA07A7" w14:textId="6C330210" w:rsidR="00640737" w:rsidRPr="00E92458" w:rsidRDefault="00640737">
            <w:pPr>
              <w:widowControl w:val="0"/>
              <w:pBdr>
                <w:top w:val="nil"/>
                <w:left w:val="nil"/>
                <w:bottom w:val="nil"/>
                <w:right w:val="nil"/>
                <w:between w:val="nil"/>
              </w:pBdr>
              <w:spacing w:line="240" w:lineRule="auto"/>
              <w:rPr>
                <w:bCs/>
                <w:i/>
                <w:iCs/>
                <w:rPrChange w:id="30" w:author="USER" w:date="2022-09-08T15:50:00Z">
                  <w:rPr>
                    <w:b/>
                    <w:i/>
                    <w:iCs/>
                  </w:rPr>
                </w:rPrChange>
              </w:rPr>
            </w:pPr>
            <w:r w:rsidRPr="00E92458">
              <w:rPr>
                <w:bCs/>
                <w:i/>
                <w:iCs/>
                <w:rPrChange w:id="31" w:author="USER" w:date="2022-09-08T15:50:00Z">
                  <w:rPr>
                    <w:b/>
                    <w:i/>
                    <w:iCs/>
                  </w:rPr>
                </w:rPrChange>
              </w:rPr>
              <w:t xml:space="preserve">Conceptos modelo relacional </w:t>
            </w:r>
          </w:p>
          <w:p w14:paraId="0000012F" w14:textId="77777777" w:rsidR="003D7D50" w:rsidRPr="00B0262E" w:rsidRDefault="00000000">
            <w:pPr>
              <w:widowControl w:val="0"/>
              <w:spacing w:line="240" w:lineRule="auto"/>
              <w:jc w:val="center"/>
            </w:pPr>
            <w:r w:rsidRPr="00B0262E">
              <w:rPr>
                <w:noProof/>
              </w:rPr>
              <w:drawing>
                <wp:inline distT="0" distB="0" distL="0" distR="0" wp14:anchorId="36369B12" wp14:editId="67E7D622">
                  <wp:extent cx="4869428" cy="3353397"/>
                  <wp:effectExtent l="0" t="0" r="0" b="0"/>
                  <wp:docPr id="169" name="image4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Diagrama&#10;&#10;Descripción generada automáticamente"/>
                          <pic:cNvPicPr preferRelativeResize="0"/>
                        </pic:nvPicPr>
                        <pic:blipFill>
                          <a:blip r:embed="rId38"/>
                          <a:srcRect/>
                          <a:stretch>
                            <a:fillRect/>
                          </a:stretch>
                        </pic:blipFill>
                        <pic:spPr>
                          <a:xfrm>
                            <a:off x="0" y="0"/>
                            <a:ext cx="4869428" cy="3353397"/>
                          </a:xfrm>
                          <a:prstGeom prst="rect">
                            <a:avLst/>
                          </a:prstGeom>
                          <a:ln/>
                        </pic:spPr>
                      </pic:pic>
                    </a:graphicData>
                  </a:graphic>
                </wp:inline>
              </w:drawing>
            </w:r>
          </w:p>
          <w:p w14:paraId="00000130" w14:textId="77777777" w:rsidR="003D7D50" w:rsidRPr="00B0262E" w:rsidRDefault="00000000">
            <w:pPr>
              <w:widowControl w:val="0"/>
              <w:spacing w:line="240" w:lineRule="auto"/>
              <w:rPr>
                <w:color w:val="666666"/>
              </w:rPr>
            </w:pPr>
            <w:r w:rsidRPr="00B0262E">
              <w:rPr>
                <w:color w:val="666666"/>
              </w:rPr>
              <w:t>Describir y/o colocar una imagen de referencia, de la infografía solicitada. Incluir cualquier observación o solicitud específica frente al diseño gráfico de la infografía.</w:t>
            </w:r>
          </w:p>
        </w:tc>
      </w:tr>
      <w:tr w:rsidR="003D7D50" w:rsidRPr="00B0262E" w14:paraId="62524206" w14:textId="77777777">
        <w:tc>
          <w:tcPr>
            <w:tcW w:w="4785" w:type="dxa"/>
            <w:shd w:val="clear" w:color="auto" w:fill="auto"/>
            <w:tcMar>
              <w:top w:w="100" w:type="dxa"/>
              <w:left w:w="100" w:type="dxa"/>
              <w:bottom w:w="100" w:type="dxa"/>
              <w:right w:w="100" w:type="dxa"/>
            </w:tcMar>
          </w:tcPr>
          <w:p w14:paraId="00000132" w14:textId="77777777" w:rsidR="003D7D50" w:rsidRPr="00B0262E" w:rsidRDefault="00000000">
            <w:pPr>
              <w:widowControl w:val="0"/>
              <w:pBdr>
                <w:top w:val="nil"/>
                <w:left w:val="nil"/>
                <w:bottom w:val="nil"/>
                <w:right w:val="nil"/>
                <w:between w:val="nil"/>
              </w:pBdr>
              <w:spacing w:line="240" w:lineRule="auto"/>
              <w:rPr>
                <w:b/>
              </w:rPr>
            </w:pPr>
            <w:r w:rsidRPr="00B0262E">
              <w:rPr>
                <w:b/>
              </w:rPr>
              <w:t>Código de la imagen</w:t>
            </w:r>
          </w:p>
        </w:tc>
        <w:tc>
          <w:tcPr>
            <w:tcW w:w="10890" w:type="dxa"/>
            <w:shd w:val="clear" w:color="auto" w:fill="auto"/>
            <w:tcMar>
              <w:top w:w="100" w:type="dxa"/>
              <w:left w:w="100" w:type="dxa"/>
              <w:bottom w:w="100" w:type="dxa"/>
              <w:right w:w="100" w:type="dxa"/>
            </w:tcMar>
          </w:tcPr>
          <w:p w14:paraId="00000133" w14:textId="77777777" w:rsidR="003D7D50" w:rsidRPr="00B0262E" w:rsidRDefault="00000000">
            <w:pPr>
              <w:widowControl w:val="0"/>
              <w:pBdr>
                <w:top w:val="nil"/>
                <w:left w:val="nil"/>
                <w:bottom w:val="nil"/>
                <w:right w:val="nil"/>
                <w:between w:val="nil"/>
              </w:pBdr>
              <w:spacing w:line="240" w:lineRule="auto"/>
            </w:pPr>
            <w:r w:rsidRPr="00E92458">
              <w:rPr>
                <w:color w:val="000000"/>
              </w:rPr>
              <w:t>228130_i14</w:t>
            </w:r>
            <w:r w:rsidRPr="00B0262E">
              <w:t>.png</w:t>
            </w:r>
          </w:p>
        </w:tc>
      </w:tr>
    </w:tbl>
    <w:p w14:paraId="00000134" w14:textId="77777777" w:rsidR="003D7D50" w:rsidRPr="00B0262E" w:rsidRDefault="003D7D50">
      <w:pPr>
        <w:widowControl w:val="0"/>
        <w:pBdr>
          <w:top w:val="nil"/>
          <w:left w:val="nil"/>
          <w:bottom w:val="nil"/>
          <w:right w:val="nil"/>
          <w:between w:val="nil"/>
        </w:pBdr>
      </w:pPr>
    </w:p>
    <w:tbl>
      <w:tblPr>
        <w:tblStyle w:val="af"/>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885"/>
        <w:gridCol w:w="13002"/>
      </w:tblGrid>
      <w:tr w:rsidR="003D7D50" w:rsidRPr="00B0262E" w14:paraId="08BBCB8E" w14:textId="77777777">
        <w:trPr>
          <w:trHeight w:val="580"/>
        </w:trPr>
        <w:tc>
          <w:tcPr>
            <w:tcW w:w="2700" w:type="dxa"/>
            <w:gridSpan w:val="2"/>
            <w:shd w:val="clear" w:color="auto" w:fill="C9DAF8"/>
            <w:tcMar>
              <w:top w:w="100" w:type="dxa"/>
              <w:left w:w="100" w:type="dxa"/>
              <w:bottom w:w="100" w:type="dxa"/>
              <w:right w:w="100" w:type="dxa"/>
            </w:tcMar>
          </w:tcPr>
          <w:p w14:paraId="00000135" w14:textId="77777777" w:rsidR="003D7D50" w:rsidRPr="00B0262E" w:rsidRDefault="003D7D50">
            <w:pPr>
              <w:widowControl w:val="0"/>
              <w:spacing w:line="240" w:lineRule="auto"/>
              <w:jc w:val="center"/>
              <w:rPr>
                <w:b/>
                <w:sz w:val="26"/>
                <w:szCs w:val="26"/>
              </w:rPr>
            </w:pPr>
          </w:p>
          <w:p w14:paraId="00000136" w14:textId="77777777" w:rsidR="003D7D50" w:rsidRPr="00B0262E" w:rsidRDefault="00000000">
            <w:pPr>
              <w:widowControl w:val="0"/>
              <w:spacing w:line="240" w:lineRule="auto"/>
              <w:jc w:val="center"/>
              <w:rPr>
                <w:b/>
                <w:sz w:val="26"/>
                <w:szCs w:val="26"/>
              </w:rPr>
            </w:pPr>
            <w:r w:rsidRPr="00B0262E">
              <w:rPr>
                <w:b/>
                <w:sz w:val="26"/>
                <w:szCs w:val="26"/>
              </w:rPr>
              <w:t>Tipo de recurso</w:t>
            </w:r>
          </w:p>
        </w:tc>
        <w:tc>
          <w:tcPr>
            <w:tcW w:w="13002" w:type="dxa"/>
            <w:shd w:val="clear" w:color="auto" w:fill="C9DAF8"/>
            <w:tcMar>
              <w:top w:w="100" w:type="dxa"/>
              <w:left w:w="100" w:type="dxa"/>
              <w:bottom w:w="100" w:type="dxa"/>
              <w:right w:w="100" w:type="dxa"/>
            </w:tcMar>
          </w:tcPr>
          <w:p w14:paraId="00000138" w14:textId="77777777" w:rsidR="003D7D50" w:rsidRPr="00B0262E" w:rsidRDefault="00000000">
            <w:pPr>
              <w:pStyle w:val="Ttulo"/>
              <w:widowControl w:val="0"/>
              <w:spacing w:line="240" w:lineRule="auto"/>
              <w:jc w:val="center"/>
              <w:rPr>
                <w:sz w:val="22"/>
                <w:szCs w:val="22"/>
              </w:rPr>
            </w:pPr>
            <w:bookmarkStart w:id="32" w:name="_heading=h.2et92p0" w:colFirst="0" w:colLast="0"/>
            <w:bookmarkEnd w:id="32"/>
            <w:r w:rsidRPr="00B0262E">
              <w:rPr>
                <w:sz w:val="22"/>
                <w:szCs w:val="22"/>
              </w:rPr>
              <w:t>Pestañas o</w:t>
            </w:r>
            <w:r w:rsidRPr="00B0262E">
              <w:rPr>
                <w:i/>
                <w:iCs/>
                <w:sz w:val="22"/>
                <w:szCs w:val="22"/>
              </w:rPr>
              <w:t xml:space="preserve"> </w:t>
            </w:r>
            <w:proofErr w:type="spellStart"/>
            <w:r w:rsidRPr="00B0262E">
              <w:rPr>
                <w:i/>
                <w:iCs/>
                <w:sz w:val="22"/>
                <w:szCs w:val="22"/>
              </w:rPr>
              <w:t>tabs</w:t>
            </w:r>
            <w:proofErr w:type="spellEnd"/>
            <w:r w:rsidRPr="00B0262E">
              <w:rPr>
                <w:sz w:val="22"/>
                <w:szCs w:val="22"/>
              </w:rPr>
              <w:t xml:space="preserve"> Verticales</w:t>
            </w:r>
          </w:p>
        </w:tc>
      </w:tr>
      <w:tr w:rsidR="003D7D50" w:rsidRPr="00B0262E" w14:paraId="277CC53A" w14:textId="77777777">
        <w:trPr>
          <w:trHeight w:val="420"/>
        </w:trPr>
        <w:tc>
          <w:tcPr>
            <w:tcW w:w="2700" w:type="dxa"/>
            <w:gridSpan w:val="2"/>
            <w:shd w:val="clear" w:color="auto" w:fill="auto"/>
            <w:tcMar>
              <w:top w:w="100" w:type="dxa"/>
              <w:left w:w="100" w:type="dxa"/>
              <w:bottom w:w="100" w:type="dxa"/>
              <w:right w:w="100" w:type="dxa"/>
            </w:tcMar>
          </w:tcPr>
          <w:p w14:paraId="00000139" w14:textId="77777777" w:rsidR="003D7D50" w:rsidRPr="00B0262E" w:rsidRDefault="003D7D50">
            <w:pPr>
              <w:widowControl w:val="0"/>
              <w:spacing w:line="240" w:lineRule="auto"/>
              <w:rPr>
                <w:b/>
              </w:rPr>
            </w:pPr>
          </w:p>
          <w:p w14:paraId="0000013A" w14:textId="77777777" w:rsidR="003D7D50" w:rsidRPr="00B0262E" w:rsidRDefault="00000000">
            <w:pPr>
              <w:widowControl w:val="0"/>
              <w:spacing w:line="240" w:lineRule="auto"/>
              <w:rPr>
                <w:b/>
              </w:rPr>
            </w:pPr>
            <w:r w:rsidRPr="00B0262E">
              <w:rPr>
                <w:b/>
              </w:rPr>
              <w:t>Introducción</w:t>
            </w:r>
          </w:p>
        </w:tc>
        <w:tc>
          <w:tcPr>
            <w:tcW w:w="13002" w:type="dxa"/>
            <w:shd w:val="clear" w:color="auto" w:fill="auto"/>
            <w:tcMar>
              <w:top w:w="100" w:type="dxa"/>
              <w:left w:w="100" w:type="dxa"/>
              <w:bottom w:w="100" w:type="dxa"/>
              <w:right w:w="100" w:type="dxa"/>
            </w:tcMar>
          </w:tcPr>
          <w:p w14:paraId="0000013C" w14:textId="513BD66E" w:rsidR="003D7D50" w:rsidRPr="00B0262E" w:rsidRDefault="006718B8">
            <w:pPr>
              <w:widowControl w:val="0"/>
              <w:spacing w:line="240" w:lineRule="auto"/>
              <w:rPr>
                <w:color w:val="999999"/>
              </w:rPr>
            </w:pPr>
            <w:r w:rsidRPr="00B0262E">
              <w:t>De acuerdo a la información anterior, a continuación, se explican los elementos básicos del modelo relacional, el cual es el más determinante en este proceso, como ya se había mencionado:</w:t>
            </w:r>
          </w:p>
        </w:tc>
      </w:tr>
      <w:tr w:rsidR="003D7D50" w:rsidRPr="00B0262E" w14:paraId="78A71636" w14:textId="77777777">
        <w:trPr>
          <w:trHeight w:val="420"/>
        </w:trPr>
        <w:tc>
          <w:tcPr>
            <w:tcW w:w="15702" w:type="dxa"/>
            <w:gridSpan w:val="3"/>
            <w:shd w:val="clear" w:color="auto" w:fill="auto"/>
            <w:tcMar>
              <w:top w:w="100" w:type="dxa"/>
              <w:left w:w="100" w:type="dxa"/>
              <w:bottom w:w="100" w:type="dxa"/>
              <w:right w:w="100" w:type="dxa"/>
            </w:tcMar>
          </w:tcPr>
          <w:p w14:paraId="0000013D" w14:textId="77777777" w:rsidR="003D7D50" w:rsidRPr="00B0262E" w:rsidRDefault="003D7D50">
            <w:pPr>
              <w:widowControl w:val="0"/>
              <w:spacing w:line="240" w:lineRule="auto"/>
              <w:rPr>
                <w:color w:val="999999"/>
              </w:rPr>
            </w:pPr>
          </w:p>
          <w:p w14:paraId="0000013E" w14:textId="77777777" w:rsidR="003D7D50" w:rsidRPr="00B0262E" w:rsidRDefault="00000000">
            <w:pPr>
              <w:widowControl w:val="0"/>
              <w:spacing w:line="240" w:lineRule="auto"/>
              <w:rPr>
                <w:color w:val="999999"/>
              </w:rPr>
            </w:pPr>
            <w:r w:rsidRPr="00B0262E">
              <w:rPr>
                <w:color w:val="999999"/>
              </w:rPr>
              <w:t>Recrear este esquema</w:t>
            </w:r>
          </w:p>
          <w:p w14:paraId="0000013F" w14:textId="77777777" w:rsidR="003D7D50" w:rsidRPr="00B0262E" w:rsidRDefault="00000000">
            <w:pPr>
              <w:widowControl w:val="0"/>
              <w:spacing w:line="240" w:lineRule="auto"/>
              <w:jc w:val="center"/>
            </w:pPr>
            <w:r w:rsidRPr="00B0262E">
              <w:rPr>
                <w:noProof/>
              </w:rPr>
              <w:drawing>
                <wp:inline distT="0" distB="0" distL="0" distR="0" wp14:anchorId="440EB2F7" wp14:editId="02F474B1">
                  <wp:extent cx="2381250" cy="1914525"/>
                  <wp:effectExtent l="0" t="0" r="0" b="0"/>
                  <wp:docPr id="170" name="image32.png" descr="https://encrypted-tbn0.gstatic.com/images?q=tbn:ANd9GcSFhoYBvgY4e3Qy0XaxowYy-fO5JML7HHXyIQ&amp;usqp=CAU"/>
                  <wp:cNvGraphicFramePr/>
                  <a:graphic xmlns:a="http://schemas.openxmlformats.org/drawingml/2006/main">
                    <a:graphicData uri="http://schemas.openxmlformats.org/drawingml/2006/picture">
                      <pic:pic xmlns:pic="http://schemas.openxmlformats.org/drawingml/2006/picture">
                        <pic:nvPicPr>
                          <pic:cNvPr id="0" name="image32.png" descr="https://encrypted-tbn0.gstatic.com/images?q=tbn:ANd9GcSFhoYBvgY4e3Qy0XaxowYy-fO5JML7HHXyIQ&amp;usqp=CAU"/>
                          <pic:cNvPicPr preferRelativeResize="0"/>
                        </pic:nvPicPr>
                        <pic:blipFill>
                          <a:blip r:embed="rId39"/>
                          <a:srcRect/>
                          <a:stretch>
                            <a:fillRect/>
                          </a:stretch>
                        </pic:blipFill>
                        <pic:spPr>
                          <a:xfrm>
                            <a:off x="0" y="0"/>
                            <a:ext cx="2381250" cy="1914525"/>
                          </a:xfrm>
                          <a:prstGeom prst="rect">
                            <a:avLst/>
                          </a:prstGeom>
                          <a:ln/>
                        </pic:spPr>
                      </pic:pic>
                    </a:graphicData>
                  </a:graphic>
                </wp:inline>
              </w:drawing>
            </w:r>
          </w:p>
          <w:p w14:paraId="00000140" w14:textId="77777777" w:rsidR="003D7D50" w:rsidRPr="00B0262E" w:rsidRDefault="00000000">
            <w:pPr>
              <w:widowControl w:val="0"/>
              <w:spacing w:line="240" w:lineRule="auto"/>
              <w:jc w:val="center"/>
            </w:pPr>
            <w:r w:rsidRPr="00B0262E">
              <w:t xml:space="preserve">Imagen de referencia </w:t>
            </w:r>
            <w:hyperlink r:id="rId40">
              <w:r w:rsidRPr="00B0262E">
                <w:rPr>
                  <w:color w:val="0000FF"/>
                  <w:u w:val="single"/>
                </w:rPr>
                <w:t>https://cutt.ly/wXRqIzQ</w:t>
              </w:r>
            </w:hyperlink>
          </w:p>
          <w:p w14:paraId="00000141" w14:textId="77777777" w:rsidR="003D7D50" w:rsidRPr="00B0262E" w:rsidRDefault="00000000">
            <w:pPr>
              <w:widowControl w:val="0"/>
              <w:spacing w:line="240" w:lineRule="auto"/>
              <w:jc w:val="center"/>
            </w:pPr>
            <w:r w:rsidRPr="00E92458">
              <w:rPr>
                <w:color w:val="000000"/>
              </w:rPr>
              <w:t>228130_i15</w:t>
            </w:r>
          </w:p>
        </w:tc>
      </w:tr>
      <w:tr w:rsidR="003D7D50" w:rsidRPr="00B0262E" w14:paraId="3D0C1525" w14:textId="77777777">
        <w:trPr>
          <w:trHeight w:val="420"/>
        </w:trPr>
        <w:tc>
          <w:tcPr>
            <w:tcW w:w="1815" w:type="dxa"/>
            <w:shd w:val="clear" w:color="auto" w:fill="auto"/>
            <w:tcMar>
              <w:top w:w="100" w:type="dxa"/>
              <w:left w:w="100" w:type="dxa"/>
              <w:bottom w:w="100" w:type="dxa"/>
              <w:right w:w="100" w:type="dxa"/>
            </w:tcMar>
          </w:tcPr>
          <w:p w14:paraId="00000144" w14:textId="77777777" w:rsidR="003D7D50" w:rsidRPr="00B0262E" w:rsidRDefault="00000000">
            <w:pPr>
              <w:widowControl w:val="0"/>
              <w:spacing w:line="240" w:lineRule="auto"/>
              <w:rPr>
                <w:b/>
                <w:color w:val="999999"/>
              </w:rPr>
            </w:pPr>
            <w:r w:rsidRPr="00B0262E">
              <w:rPr>
                <w:b/>
              </w:rPr>
              <w:t>Relación</w:t>
            </w:r>
          </w:p>
        </w:tc>
        <w:tc>
          <w:tcPr>
            <w:tcW w:w="13887" w:type="dxa"/>
            <w:gridSpan w:val="2"/>
            <w:shd w:val="clear" w:color="auto" w:fill="auto"/>
            <w:tcMar>
              <w:top w:w="100" w:type="dxa"/>
              <w:left w:w="100" w:type="dxa"/>
              <w:bottom w:w="100" w:type="dxa"/>
              <w:right w:w="100" w:type="dxa"/>
            </w:tcMar>
          </w:tcPr>
          <w:p w14:paraId="00000145" w14:textId="7F9E28A0" w:rsidR="003D7D50" w:rsidRPr="00B0262E" w:rsidRDefault="00000000">
            <w:pPr>
              <w:spacing w:after="120" w:line="240" w:lineRule="auto"/>
              <w:jc w:val="both"/>
              <w:rPr>
                <w:b/>
              </w:rPr>
            </w:pPr>
            <w:r w:rsidRPr="00B0262E">
              <w:t>Es la estructura básica del modelo relacional, est</w:t>
            </w:r>
            <w:r w:rsidR="00B67232" w:rsidRPr="00B0262E">
              <w:t>á</w:t>
            </w:r>
            <w:r w:rsidRPr="00B0262E">
              <w:t xml:space="preserve"> representado por medio de una tabla.</w:t>
            </w:r>
          </w:p>
          <w:p w14:paraId="00000146" w14:textId="77777777" w:rsidR="003D7D50" w:rsidRPr="00B0262E" w:rsidRDefault="00000000">
            <w:pPr>
              <w:spacing w:after="120" w:line="240" w:lineRule="auto"/>
              <w:jc w:val="both"/>
            </w:pPr>
            <w:r w:rsidRPr="00B0262E">
              <w:t>Una relación está compuesta por:</w:t>
            </w:r>
          </w:p>
          <w:p w14:paraId="00000147" w14:textId="71898D30" w:rsidR="003D7D50" w:rsidRPr="00B0262E" w:rsidRDefault="00000000">
            <w:pPr>
              <w:numPr>
                <w:ilvl w:val="2"/>
                <w:numId w:val="10"/>
              </w:numPr>
              <w:pBdr>
                <w:top w:val="nil"/>
                <w:left w:val="nil"/>
                <w:bottom w:val="nil"/>
                <w:right w:val="nil"/>
                <w:between w:val="nil"/>
              </w:pBdr>
              <w:spacing w:line="240" w:lineRule="auto"/>
              <w:ind w:left="491"/>
              <w:jc w:val="both"/>
              <w:rPr>
                <w:color w:val="000000"/>
              </w:rPr>
            </w:pPr>
            <w:r w:rsidRPr="00B0262E">
              <w:rPr>
                <w:color w:val="000000"/>
              </w:rPr>
              <w:t>Nombre de la relación</w:t>
            </w:r>
            <w:r w:rsidR="00824D55" w:rsidRPr="00B0262E">
              <w:rPr>
                <w:color w:val="000000"/>
              </w:rPr>
              <w:t>.</w:t>
            </w:r>
          </w:p>
          <w:p w14:paraId="00000148" w14:textId="44FA6F6F" w:rsidR="003D7D50" w:rsidRPr="00B0262E" w:rsidRDefault="00000000">
            <w:pPr>
              <w:numPr>
                <w:ilvl w:val="2"/>
                <w:numId w:val="10"/>
              </w:numPr>
              <w:pBdr>
                <w:top w:val="nil"/>
                <w:left w:val="nil"/>
                <w:bottom w:val="nil"/>
                <w:right w:val="nil"/>
                <w:between w:val="nil"/>
              </w:pBdr>
              <w:spacing w:line="240" w:lineRule="auto"/>
              <w:ind w:left="491"/>
              <w:jc w:val="both"/>
              <w:rPr>
                <w:color w:val="000000"/>
              </w:rPr>
            </w:pPr>
            <w:r w:rsidRPr="00B0262E">
              <w:rPr>
                <w:color w:val="000000"/>
              </w:rPr>
              <w:t>Cabecera, conjunto de n-pares atributo-dominio</w:t>
            </w:r>
            <w:r w:rsidR="00824D55" w:rsidRPr="00B0262E">
              <w:rPr>
                <w:color w:val="000000"/>
              </w:rPr>
              <w:t>.</w:t>
            </w:r>
          </w:p>
          <w:p w14:paraId="00000149" w14:textId="3526B483" w:rsidR="003D7D50" w:rsidRPr="00B0262E" w:rsidRDefault="00000000">
            <w:pPr>
              <w:numPr>
                <w:ilvl w:val="2"/>
                <w:numId w:val="10"/>
              </w:numPr>
              <w:pBdr>
                <w:top w:val="nil"/>
                <w:left w:val="nil"/>
                <w:bottom w:val="nil"/>
                <w:right w:val="nil"/>
                <w:between w:val="nil"/>
              </w:pBdr>
              <w:spacing w:line="240" w:lineRule="auto"/>
              <w:ind w:left="491"/>
              <w:jc w:val="both"/>
              <w:rPr>
                <w:color w:val="000000"/>
              </w:rPr>
            </w:pPr>
            <w:r w:rsidRPr="00B0262E">
              <w:rPr>
                <w:color w:val="000000"/>
              </w:rPr>
              <w:t>Cuerpo, conjunto de n</w:t>
            </w:r>
            <w:r w:rsidR="00B67232" w:rsidRPr="00B0262E">
              <w:rPr>
                <w:color w:val="000000"/>
              </w:rPr>
              <w:t>-</w:t>
            </w:r>
            <w:r w:rsidRPr="00B0262E">
              <w:rPr>
                <w:color w:val="000000"/>
              </w:rPr>
              <w:t>tuplas</w:t>
            </w:r>
            <w:r w:rsidR="00824D55" w:rsidRPr="00B0262E">
              <w:rPr>
                <w:color w:val="000000"/>
              </w:rPr>
              <w:t>.</w:t>
            </w:r>
          </w:p>
          <w:p w14:paraId="0000014A" w14:textId="28E7E7AC" w:rsidR="003D7D50" w:rsidRPr="00B0262E" w:rsidRDefault="00000000">
            <w:pPr>
              <w:numPr>
                <w:ilvl w:val="2"/>
                <w:numId w:val="10"/>
              </w:numPr>
              <w:pBdr>
                <w:top w:val="nil"/>
                <w:left w:val="nil"/>
                <w:bottom w:val="nil"/>
                <w:right w:val="nil"/>
                <w:between w:val="nil"/>
              </w:pBdr>
              <w:spacing w:line="240" w:lineRule="auto"/>
              <w:ind w:left="491"/>
              <w:jc w:val="both"/>
              <w:rPr>
                <w:color w:val="000000"/>
              </w:rPr>
            </w:pPr>
            <w:r w:rsidRPr="00B0262E">
              <w:rPr>
                <w:color w:val="000000"/>
              </w:rPr>
              <w:t>Esquema, representado por el nombre de la relación y la cabecer</w:t>
            </w:r>
            <w:r w:rsidR="002A7F47" w:rsidRPr="00B0262E">
              <w:rPr>
                <w:color w:val="000000"/>
              </w:rPr>
              <w:t>a</w:t>
            </w:r>
            <w:r w:rsidR="00824D55" w:rsidRPr="00B0262E">
              <w:rPr>
                <w:color w:val="000000"/>
              </w:rPr>
              <w:t>.</w:t>
            </w:r>
          </w:p>
          <w:p w14:paraId="0000014B" w14:textId="63AF8268" w:rsidR="003D7D50" w:rsidRPr="00B0262E" w:rsidRDefault="00000000">
            <w:pPr>
              <w:numPr>
                <w:ilvl w:val="2"/>
                <w:numId w:val="10"/>
              </w:numPr>
              <w:pBdr>
                <w:top w:val="nil"/>
                <w:left w:val="nil"/>
                <w:bottom w:val="nil"/>
                <w:right w:val="nil"/>
                <w:between w:val="nil"/>
              </w:pBdr>
              <w:spacing w:after="120" w:line="240" w:lineRule="auto"/>
              <w:ind w:left="491"/>
              <w:jc w:val="both"/>
              <w:rPr>
                <w:color w:val="000000"/>
              </w:rPr>
            </w:pPr>
            <w:r w:rsidRPr="00B0262E">
              <w:rPr>
                <w:color w:val="000000"/>
              </w:rPr>
              <w:t>Estado, constituido por el cuerpo y el esquema</w:t>
            </w:r>
            <w:r w:rsidR="00824D55" w:rsidRPr="00B0262E">
              <w:rPr>
                <w:color w:val="000000"/>
              </w:rPr>
              <w:t>.</w:t>
            </w:r>
          </w:p>
        </w:tc>
      </w:tr>
      <w:tr w:rsidR="003D7D50" w:rsidRPr="00B0262E" w14:paraId="13940C47" w14:textId="77777777">
        <w:trPr>
          <w:trHeight w:val="420"/>
        </w:trPr>
        <w:tc>
          <w:tcPr>
            <w:tcW w:w="1815" w:type="dxa"/>
            <w:shd w:val="clear" w:color="auto" w:fill="auto"/>
            <w:tcMar>
              <w:top w:w="100" w:type="dxa"/>
              <w:left w:w="100" w:type="dxa"/>
              <w:bottom w:w="100" w:type="dxa"/>
              <w:right w:w="100" w:type="dxa"/>
            </w:tcMar>
          </w:tcPr>
          <w:p w14:paraId="0000014D" w14:textId="77777777" w:rsidR="003D7D50" w:rsidRPr="00B0262E" w:rsidRDefault="00000000">
            <w:pPr>
              <w:widowControl w:val="0"/>
              <w:spacing w:line="240" w:lineRule="auto"/>
              <w:rPr>
                <w:b/>
                <w:color w:val="999999"/>
              </w:rPr>
            </w:pPr>
            <w:r w:rsidRPr="00B0262E">
              <w:rPr>
                <w:b/>
              </w:rPr>
              <w:t>Dominio</w:t>
            </w:r>
          </w:p>
        </w:tc>
        <w:tc>
          <w:tcPr>
            <w:tcW w:w="13887" w:type="dxa"/>
            <w:gridSpan w:val="2"/>
            <w:shd w:val="clear" w:color="auto" w:fill="auto"/>
            <w:tcMar>
              <w:top w:w="100" w:type="dxa"/>
              <w:left w:w="100" w:type="dxa"/>
              <w:bottom w:w="100" w:type="dxa"/>
              <w:right w:w="100" w:type="dxa"/>
            </w:tcMar>
          </w:tcPr>
          <w:p w14:paraId="0000014E" w14:textId="77777777" w:rsidR="003D7D50" w:rsidRPr="00B0262E" w:rsidRDefault="00000000">
            <w:pPr>
              <w:spacing w:after="120" w:line="240" w:lineRule="auto"/>
              <w:jc w:val="both"/>
              <w:rPr>
                <w:b/>
              </w:rPr>
            </w:pPr>
            <w:r w:rsidRPr="00B0262E">
              <w:t>Es el conjunto de posibles valores que toma un atributo. Existe sin depender de ningún otro elemento.</w:t>
            </w:r>
          </w:p>
          <w:p w14:paraId="0000014F" w14:textId="5F2AB036" w:rsidR="003D7D50" w:rsidRPr="00B0262E" w:rsidRDefault="00000000">
            <w:pPr>
              <w:spacing w:after="120" w:line="240" w:lineRule="auto"/>
              <w:jc w:val="both"/>
            </w:pPr>
            <w:r w:rsidRPr="00B0262E">
              <w:t>Un dominio se identifica por un nombre, tiene un n</w:t>
            </w:r>
            <w:r w:rsidR="000B0A14" w:rsidRPr="00B0262E">
              <w:t>ú</w:t>
            </w:r>
            <w:r w:rsidRPr="00B0262E">
              <w:t>mero finito de valores, todos los valores son del mismo tipo y los valores son atómicos respecto al modelo relacional.</w:t>
            </w:r>
          </w:p>
          <w:p w14:paraId="00000150" w14:textId="03B6FF0F" w:rsidR="003D7D50" w:rsidRPr="00B0262E" w:rsidRDefault="00000000">
            <w:pPr>
              <w:spacing w:after="120" w:line="240" w:lineRule="auto"/>
              <w:jc w:val="both"/>
            </w:pPr>
            <w:r w:rsidRPr="00B0262E">
              <w:t xml:space="preserve">Los dominios </w:t>
            </w:r>
            <w:r w:rsidR="00325184" w:rsidRPr="00B0262E">
              <w:t>s</w:t>
            </w:r>
            <w:r w:rsidRPr="00B0262E">
              <w:t>e pueden definir de dos formas:</w:t>
            </w:r>
          </w:p>
          <w:p w14:paraId="00000151" w14:textId="0B7A4E01" w:rsidR="003D7D50" w:rsidRPr="00B0262E" w:rsidRDefault="00000000">
            <w:pPr>
              <w:numPr>
                <w:ilvl w:val="0"/>
                <w:numId w:val="12"/>
              </w:numPr>
              <w:pBdr>
                <w:top w:val="nil"/>
                <w:left w:val="nil"/>
                <w:bottom w:val="nil"/>
                <w:right w:val="nil"/>
                <w:between w:val="nil"/>
              </w:pBdr>
              <w:spacing w:line="240" w:lineRule="auto"/>
              <w:ind w:left="491"/>
              <w:jc w:val="both"/>
              <w:rPr>
                <w:color w:val="000000"/>
              </w:rPr>
            </w:pPr>
            <w:r w:rsidRPr="00B0262E">
              <w:rPr>
                <w:color w:val="000000"/>
              </w:rPr>
              <w:t>Por extensión, expresando todos sus valores. Ejemplo: vocales = {a, e, i, o, u}</w:t>
            </w:r>
            <w:r w:rsidR="00824D55" w:rsidRPr="00B0262E">
              <w:rPr>
                <w:color w:val="000000"/>
              </w:rPr>
              <w:t>.</w:t>
            </w:r>
          </w:p>
          <w:p w14:paraId="00000152" w14:textId="1E638418" w:rsidR="003D7D50" w:rsidRPr="00B0262E" w:rsidRDefault="00000000">
            <w:pPr>
              <w:numPr>
                <w:ilvl w:val="0"/>
                <w:numId w:val="12"/>
              </w:numPr>
              <w:pBdr>
                <w:top w:val="nil"/>
                <w:left w:val="nil"/>
                <w:bottom w:val="nil"/>
                <w:right w:val="nil"/>
                <w:between w:val="nil"/>
              </w:pBdr>
              <w:spacing w:after="120" w:line="240" w:lineRule="auto"/>
              <w:ind w:left="491"/>
              <w:jc w:val="both"/>
              <w:rPr>
                <w:color w:val="000000"/>
              </w:rPr>
            </w:pPr>
            <w:r w:rsidRPr="00B0262E">
              <w:rPr>
                <w:color w:val="000000"/>
              </w:rPr>
              <w:t>Intención, mediante un tipo de dato. Ejemplo: altura = decimal</w:t>
            </w:r>
            <w:r w:rsidR="00824D55" w:rsidRPr="00B0262E">
              <w:rPr>
                <w:color w:val="000000"/>
              </w:rPr>
              <w:t>.</w:t>
            </w:r>
          </w:p>
        </w:tc>
      </w:tr>
      <w:tr w:rsidR="003D7D50" w:rsidRPr="00B0262E" w14:paraId="31A7BF7C" w14:textId="77777777">
        <w:trPr>
          <w:trHeight w:val="420"/>
        </w:trPr>
        <w:tc>
          <w:tcPr>
            <w:tcW w:w="1815" w:type="dxa"/>
            <w:shd w:val="clear" w:color="auto" w:fill="auto"/>
            <w:tcMar>
              <w:top w:w="100" w:type="dxa"/>
              <w:left w:w="100" w:type="dxa"/>
              <w:bottom w:w="100" w:type="dxa"/>
              <w:right w:w="100" w:type="dxa"/>
            </w:tcMar>
          </w:tcPr>
          <w:p w14:paraId="00000154" w14:textId="77777777" w:rsidR="003D7D50" w:rsidRPr="00B0262E" w:rsidRDefault="00000000">
            <w:pPr>
              <w:widowControl w:val="0"/>
              <w:spacing w:line="240" w:lineRule="auto"/>
              <w:rPr>
                <w:b/>
                <w:color w:val="999999"/>
              </w:rPr>
            </w:pPr>
            <w:r w:rsidRPr="00B0262E">
              <w:rPr>
                <w:b/>
              </w:rPr>
              <w:lastRenderedPageBreak/>
              <w:t>Atributo</w:t>
            </w:r>
          </w:p>
        </w:tc>
        <w:tc>
          <w:tcPr>
            <w:tcW w:w="13887" w:type="dxa"/>
            <w:gridSpan w:val="2"/>
            <w:shd w:val="clear" w:color="auto" w:fill="auto"/>
            <w:tcMar>
              <w:top w:w="100" w:type="dxa"/>
              <w:left w:w="100" w:type="dxa"/>
              <w:bottom w:w="100" w:type="dxa"/>
              <w:right w:w="100" w:type="dxa"/>
            </w:tcMar>
          </w:tcPr>
          <w:p w14:paraId="00000155" w14:textId="77777777" w:rsidR="003D7D50" w:rsidRPr="00B0262E" w:rsidRDefault="00000000">
            <w:pPr>
              <w:spacing w:after="120" w:line="240" w:lineRule="auto"/>
              <w:jc w:val="both"/>
              <w:rPr>
                <w:b/>
              </w:rPr>
            </w:pPr>
            <w:r w:rsidRPr="00B0262E">
              <w:t>Son las propiedades de una relación, está representado por una columna en la tabla. Representado así:</w:t>
            </w:r>
          </w:p>
          <w:p w14:paraId="00000156" w14:textId="77777777" w:rsidR="003D7D50" w:rsidRPr="00B0262E" w:rsidRDefault="00000000">
            <w:pPr>
              <w:spacing w:after="120" w:line="240" w:lineRule="auto"/>
              <w:jc w:val="both"/>
            </w:pPr>
            <w:r w:rsidRPr="00B0262E">
              <w:t>Sintaxis: B = Dom (C) =&gt; B es el dominio de C</w:t>
            </w:r>
          </w:p>
          <w:p w14:paraId="00000157" w14:textId="77777777" w:rsidR="003D7D50" w:rsidRPr="00B0262E" w:rsidRDefault="003D7D50">
            <w:pPr>
              <w:pBdr>
                <w:top w:val="nil"/>
                <w:left w:val="nil"/>
                <w:bottom w:val="nil"/>
                <w:right w:val="nil"/>
                <w:between w:val="nil"/>
              </w:pBdr>
              <w:spacing w:line="240" w:lineRule="auto"/>
              <w:ind w:left="1440"/>
              <w:jc w:val="both"/>
              <w:rPr>
                <w:color w:val="000000"/>
              </w:rPr>
            </w:pPr>
          </w:p>
          <w:p w14:paraId="00000158" w14:textId="77777777" w:rsidR="003D7D50" w:rsidRPr="00B0262E" w:rsidRDefault="00000000">
            <w:pPr>
              <w:numPr>
                <w:ilvl w:val="0"/>
                <w:numId w:val="14"/>
              </w:numPr>
              <w:pBdr>
                <w:top w:val="nil"/>
                <w:left w:val="nil"/>
                <w:bottom w:val="nil"/>
                <w:right w:val="nil"/>
                <w:between w:val="nil"/>
              </w:pBdr>
              <w:spacing w:line="240" w:lineRule="auto"/>
              <w:ind w:left="491"/>
              <w:jc w:val="both"/>
              <w:rPr>
                <w:color w:val="000000"/>
              </w:rPr>
            </w:pPr>
            <w:r w:rsidRPr="00B0262E">
              <w:rPr>
                <w:color w:val="000000"/>
              </w:rPr>
              <w:t>Un atributo está siempre asociado a una relación, mientras que el dominio tiene existencia propia.</w:t>
            </w:r>
          </w:p>
          <w:p w14:paraId="00000159" w14:textId="6ACF558C" w:rsidR="003D7D50" w:rsidRPr="00B0262E" w:rsidRDefault="00000000">
            <w:pPr>
              <w:numPr>
                <w:ilvl w:val="0"/>
                <w:numId w:val="14"/>
              </w:numPr>
              <w:pBdr>
                <w:top w:val="nil"/>
                <w:left w:val="nil"/>
                <w:bottom w:val="nil"/>
                <w:right w:val="nil"/>
                <w:between w:val="nil"/>
              </w:pBdr>
              <w:spacing w:line="240" w:lineRule="auto"/>
              <w:ind w:left="491"/>
              <w:jc w:val="both"/>
              <w:rPr>
                <w:color w:val="000000"/>
              </w:rPr>
            </w:pPr>
            <w:r w:rsidRPr="00B0262E">
              <w:rPr>
                <w:color w:val="000000"/>
              </w:rPr>
              <w:t>Un atributo representa la propiedad de una relación</w:t>
            </w:r>
            <w:r w:rsidR="00824D55" w:rsidRPr="00B0262E">
              <w:rPr>
                <w:color w:val="000000"/>
              </w:rPr>
              <w:t>.</w:t>
            </w:r>
          </w:p>
          <w:p w14:paraId="0000015B" w14:textId="58A4C10B" w:rsidR="003D7D50" w:rsidRPr="00B0262E" w:rsidRDefault="00000000" w:rsidP="00EC1D69">
            <w:pPr>
              <w:numPr>
                <w:ilvl w:val="0"/>
                <w:numId w:val="14"/>
              </w:numPr>
              <w:pBdr>
                <w:top w:val="nil"/>
                <w:left w:val="nil"/>
                <w:bottom w:val="nil"/>
                <w:right w:val="nil"/>
                <w:between w:val="nil"/>
              </w:pBdr>
              <w:spacing w:after="120" w:line="240" w:lineRule="auto"/>
              <w:ind w:left="491"/>
              <w:jc w:val="both"/>
              <w:rPr>
                <w:color w:val="999999"/>
              </w:rPr>
            </w:pPr>
            <w:r w:rsidRPr="00B0262E">
              <w:rPr>
                <w:color w:val="000000"/>
              </w:rPr>
              <w:t>El atributo toma los valores de un dominio</w:t>
            </w:r>
            <w:r w:rsidR="00824D55" w:rsidRPr="00B0262E">
              <w:rPr>
                <w:color w:val="000000"/>
              </w:rPr>
              <w:t>.</w:t>
            </w:r>
          </w:p>
        </w:tc>
      </w:tr>
      <w:tr w:rsidR="003D7D50" w:rsidRPr="00B0262E" w14:paraId="0B69BAA9" w14:textId="77777777">
        <w:trPr>
          <w:trHeight w:val="420"/>
        </w:trPr>
        <w:tc>
          <w:tcPr>
            <w:tcW w:w="1815" w:type="dxa"/>
            <w:shd w:val="clear" w:color="auto" w:fill="auto"/>
            <w:tcMar>
              <w:top w:w="100" w:type="dxa"/>
              <w:left w:w="100" w:type="dxa"/>
              <w:bottom w:w="100" w:type="dxa"/>
              <w:right w:w="100" w:type="dxa"/>
            </w:tcMar>
          </w:tcPr>
          <w:p w14:paraId="0000015D" w14:textId="77777777" w:rsidR="003D7D50" w:rsidRPr="00B0262E" w:rsidRDefault="00000000">
            <w:pPr>
              <w:widowControl w:val="0"/>
              <w:spacing w:line="240" w:lineRule="auto"/>
              <w:rPr>
                <w:b/>
                <w:color w:val="999999"/>
              </w:rPr>
            </w:pPr>
            <w:r w:rsidRPr="00B0262E">
              <w:rPr>
                <w:b/>
              </w:rPr>
              <w:t>Tupla</w:t>
            </w:r>
          </w:p>
        </w:tc>
        <w:tc>
          <w:tcPr>
            <w:tcW w:w="13887" w:type="dxa"/>
            <w:gridSpan w:val="2"/>
            <w:shd w:val="clear" w:color="auto" w:fill="auto"/>
            <w:tcMar>
              <w:top w:w="100" w:type="dxa"/>
              <w:left w:w="100" w:type="dxa"/>
              <w:bottom w:w="100" w:type="dxa"/>
              <w:right w:w="100" w:type="dxa"/>
            </w:tcMar>
          </w:tcPr>
          <w:p w14:paraId="0000015E" w14:textId="438EB63C" w:rsidR="003D7D50" w:rsidRPr="00B0262E" w:rsidRDefault="00000000">
            <w:pPr>
              <w:spacing w:after="120" w:line="240" w:lineRule="auto"/>
              <w:jc w:val="both"/>
              <w:rPr>
                <w:b/>
              </w:rPr>
            </w:pPr>
            <w:r w:rsidRPr="00B0262E">
              <w:t>Es la ocurrencia de una relación, está represen</w:t>
            </w:r>
            <w:r w:rsidR="00EF4FF0" w:rsidRPr="00B0262E">
              <w:t>tada</w:t>
            </w:r>
            <w:r w:rsidRPr="00B0262E">
              <w:t xml:space="preserve"> por medio de una fila.</w:t>
            </w:r>
          </w:p>
          <w:p w14:paraId="0000015F" w14:textId="77777777" w:rsidR="003D7D50" w:rsidRPr="00B0262E" w:rsidRDefault="003D7D50">
            <w:pPr>
              <w:widowControl w:val="0"/>
              <w:spacing w:line="240" w:lineRule="auto"/>
              <w:rPr>
                <w:color w:val="999999"/>
              </w:rPr>
            </w:pPr>
          </w:p>
        </w:tc>
      </w:tr>
    </w:tbl>
    <w:p w14:paraId="00000161" w14:textId="77777777" w:rsidR="003D7D50" w:rsidRPr="00B0262E" w:rsidRDefault="003D7D50">
      <w:pPr>
        <w:spacing w:after="120" w:line="240" w:lineRule="auto"/>
      </w:pPr>
    </w:p>
    <w:p w14:paraId="00000162" w14:textId="54F20392" w:rsidR="003D7D50" w:rsidRPr="00B0262E" w:rsidRDefault="00000000">
      <w:pPr>
        <w:spacing w:after="120" w:line="240" w:lineRule="auto"/>
      </w:pPr>
      <w:r w:rsidRPr="00B0262E">
        <w:t>Elementos que conforman una tabla</w:t>
      </w:r>
    </w:p>
    <w:tbl>
      <w:tblPr>
        <w:tblStyle w:val="af0"/>
        <w:tblW w:w="156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85"/>
        <w:gridCol w:w="10890"/>
      </w:tblGrid>
      <w:tr w:rsidR="003D7D50" w:rsidRPr="00B0262E" w14:paraId="722AAB3A" w14:textId="77777777">
        <w:tc>
          <w:tcPr>
            <w:tcW w:w="4785" w:type="dxa"/>
            <w:shd w:val="clear" w:color="auto" w:fill="C9DAF8"/>
            <w:tcMar>
              <w:top w:w="100" w:type="dxa"/>
              <w:left w:w="100" w:type="dxa"/>
              <w:bottom w:w="100" w:type="dxa"/>
              <w:right w:w="100" w:type="dxa"/>
            </w:tcMar>
          </w:tcPr>
          <w:p w14:paraId="00000163" w14:textId="77777777" w:rsidR="003D7D50" w:rsidRPr="00B0262E" w:rsidRDefault="00000000">
            <w:pPr>
              <w:widowControl w:val="0"/>
              <w:pBdr>
                <w:top w:val="nil"/>
                <w:left w:val="nil"/>
                <w:bottom w:val="nil"/>
                <w:right w:val="nil"/>
                <w:between w:val="nil"/>
              </w:pBdr>
              <w:spacing w:line="240" w:lineRule="auto"/>
              <w:jc w:val="center"/>
              <w:rPr>
                <w:b/>
              </w:rPr>
            </w:pPr>
            <w:r w:rsidRPr="00B0262E">
              <w:rPr>
                <w:b/>
              </w:rPr>
              <w:t>Tipo de recurso</w:t>
            </w:r>
          </w:p>
        </w:tc>
        <w:tc>
          <w:tcPr>
            <w:tcW w:w="10890" w:type="dxa"/>
            <w:shd w:val="clear" w:color="auto" w:fill="C9DAF8"/>
            <w:tcMar>
              <w:top w:w="100" w:type="dxa"/>
              <w:left w:w="100" w:type="dxa"/>
              <w:bottom w:w="100" w:type="dxa"/>
              <w:right w:w="100" w:type="dxa"/>
            </w:tcMar>
          </w:tcPr>
          <w:p w14:paraId="00000164" w14:textId="77777777" w:rsidR="003D7D50" w:rsidRPr="00B0262E" w:rsidRDefault="00000000">
            <w:pPr>
              <w:pStyle w:val="Ttulo"/>
              <w:widowControl w:val="0"/>
              <w:spacing w:line="240" w:lineRule="auto"/>
              <w:jc w:val="center"/>
              <w:rPr>
                <w:sz w:val="22"/>
                <w:szCs w:val="22"/>
              </w:rPr>
            </w:pPr>
            <w:r w:rsidRPr="00B0262E">
              <w:rPr>
                <w:sz w:val="22"/>
                <w:szCs w:val="22"/>
              </w:rPr>
              <w:t>Infografía estática</w:t>
            </w:r>
          </w:p>
        </w:tc>
      </w:tr>
      <w:tr w:rsidR="003D7D50" w:rsidRPr="00B0262E" w14:paraId="69F7B4FF" w14:textId="77777777">
        <w:tc>
          <w:tcPr>
            <w:tcW w:w="4785" w:type="dxa"/>
            <w:shd w:val="clear" w:color="auto" w:fill="auto"/>
            <w:tcMar>
              <w:top w:w="100" w:type="dxa"/>
              <w:left w:w="100" w:type="dxa"/>
              <w:bottom w:w="100" w:type="dxa"/>
              <w:right w:w="100" w:type="dxa"/>
            </w:tcMar>
          </w:tcPr>
          <w:p w14:paraId="00000165" w14:textId="77777777" w:rsidR="003D7D50" w:rsidRPr="00B0262E" w:rsidRDefault="00000000">
            <w:pPr>
              <w:widowControl w:val="0"/>
              <w:pBdr>
                <w:top w:val="nil"/>
                <w:left w:val="nil"/>
                <w:bottom w:val="nil"/>
                <w:right w:val="nil"/>
                <w:between w:val="nil"/>
              </w:pBdr>
              <w:spacing w:line="240" w:lineRule="auto"/>
              <w:rPr>
                <w:b/>
              </w:rPr>
            </w:pPr>
            <w:r w:rsidRPr="00B0262E">
              <w:rPr>
                <w:b/>
              </w:rPr>
              <w:t>Texto introductorio</w:t>
            </w:r>
          </w:p>
        </w:tc>
        <w:tc>
          <w:tcPr>
            <w:tcW w:w="10890" w:type="dxa"/>
            <w:shd w:val="clear" w:color="auto" w:fill="auto"/>
            <w:tcMar>
              <w:top w:w="100" w:type="dxa"/>
              <w:left w:w="100" w:type="dxa"/>
              <w:bottom w:w="100" w:type="dxa"/>
              <w:right w:w="100" w:type="dxa"/>
            </w:tcMar>
          </w:tcPr>
          <w:p w14:paraId="00000166" w14:textId="77777777" w:rsidR="003D7D50" w:rsidRPr="00B0262E" w:rsidRDefault="00000000">
            <w:pPr>
              <w:spacing w:after="120" w:line="240" w:lineRule="auto"/>
              <w:jc w:val="both"/>
              <w:rPr>
                <w:b/>
              </w:rPr>
            </w:pPr>
            <w:r w:rsidRPr="00B0262E">
              <w:rPr>
                <w:b/>
              </w:rPr>
              <w:t>Tablas</w:t>
            </w:r>
          </w:p>
          <w:p w14:paraId="00000167" w14:textId="726EE867" w:rsidR="003D7D50" w:rsidRPr="00B0262E" w:rsidRDefault="00000000">
            <w:pPr>
              <w:spacing w:after="120" w:line="240" w:lineRule="auto"/>
              <w:rPr>
                <w:color w:val="999999"/>
              </w:rPr>
            </w:pPr>
            <w:r w:rsidRPr="00B0262E">
              <w:t>Los datos de una base se guardan en una o varias tablas</w:t>
            </w:r>
            <w:r w:rsidR="002B2A0B" w:rsidRPr="00B0262E">
              <w:t>,</w:t>
            </w:r>
            <w:r w:rsidRPr="00B0262E">
              <w:t xml:space="preserve"> según como están relacionados</w:t>
            </w:r>
            <w:r w:rsidR="002B2A0B" w:rsidRPr="00B0262E">
              <w:t>.</w:t>
            </w:r>
            <w:r w:rsidRPr="00B0262E">
              <w:t xml:space="preserve"> </w:t>
            </w:r>
            <w:r w:rsidR="002B2A0B" w:rsidRPr="00B0262E">
              <w:t>L</w:t>
            </w:r>
            <w:r w:rsidRPr="00B0262E">
              <w:t>as tablas están compuestas por filas y columnas, en las columnas se define</w:t>
            </w:r>
            <w:r w:rsidR="002B2A0B" w:rsidRPr="00B0262E">
              <w:t>n</w:t>
            </w:r>
            <w:r w:rsidRPr="00B0262E">
              <w:t xml:space="preserve"> los datos que </w:t>
            </w:r>
            <w:r w:rsidR="002B2A0B" w:rsidRPr="00B0262E">
              <w:t>se requieren</w:t>
            </w:r>
            <w:r w:rsidRPr="00B0262E">
              <w:t xml:space="preserve"> almacenar especificando el tipo de dato y</w:t>
            </w:r>
            <w:r w:rsidR="002B2A0B" w:rsidRPr="00B0262E">
              <w:t>,</w:t>
            </w:r>
            <w:r w:rsidRPr="00B0262E">
              <w:t xml:space="preserve"> en la fila quedar</w:t>
            </w:r>
            <w:r w:rsidR="002B2A0B" w:rsidRPr="00B0262E">
              <w:t>á</w:t>
            </w:r>
            <w:r w:rsidRPr="00B0262E">
              <w:t>n los llamados registros (datos).</w:t>
            </w:r>
          </w:p>
        </w:tc>
      </w:tr>
      <w:tr w:rsidR="003D7D50" w:rsidRPr="00B0262E" w14:paraId="5EE78E40" w14:textId="77777777">
        <w:trPr>
          <w:trHeight w:val="420"/>
        </w:trPr>
        <w:tc>
          <w:tcPr>
            <w:tcW w:w="15675" w:type="dxa"/>
            <w:gridSpan w:val="2"/>
            <w:shd w:val="clear" w:color="auto" w:fill="auto"/>
            <w:tcMar>
              <w:top w:w="100" w:type="dxa"/>
              <w:left w:w="100" w:type="dxa"/>
              <w:bottom w:w="100" w:type="dxa"/>
              <w:right w:w="100" w:type="dxa"/>
            </w:tcMar>
          </w:tcPr>
          <w:p w14:paraId="00000168" w14:textId="77777777" w:rsidR="003D7D50" w:rsidRPr="00B0262E" w:rsidRDefault="00000000">
            <w:pPr>
              <w:widowControl w:val="0"/>
              <w:pBdr>
                <w:top w:val="nil"/>
                <w:left w:val="nil"/>
                <w:bottom w:val="nil"/>
                <w:right w:val="nil"/>
                <w:between w:val="nil"/>
              </w:pBdr>
              <w:spacing w:line="240" w:lineRule="auto"/>
              <w:rPr>
                <w:b/>
              </w:rPr>
            </w:pPr>
            <w:r w:rsidRPr="00B0262E">
              <w:rPr>
                <w:b/>
              </w:rPr>
              <w:t>Imagen</w:t>
            </w:r>
          </w:p>
          <w:p w14:paraId="00000169" w14:textId="77777777" w:rsidR="003D7D50" w:rsidRPr="00B0262E" w:rsidRDefault="00000000">
            <w:pPr>
              <w:widowControl w:val="0"/>
              <w:spacing w:line="240" w:lineRule="auto"/>
              <w:jc w:val="center"/>
            </w:pPr>
            <w:commentRangeStart w:id="33"/>
            <w:r w:rsidRPr="00B0262E">
              <w:rPr>
                <w:noProof/>
              </w:rPr>
              <w:lastRenderedPageBreak/>
              <w:drawing>
                <wp:inline distT="0" distB="0" distL="0" distR="0" wp14:anchorId="772D5E4C" wp14:editId="22878C10">
                  <wp:extent cx="9826625" cy="5538470"/>
                  <wp:effectExtent l="0" t="0" r="0" b="0"/>
                  <wp:docPr id="17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9826625" cy="5538470"/>
                          </a:xfrm>
                          <a:prstGeom prst="rect">
                            <a:avLst/>
                          </a:prstGeom>
                          <a:ln/>
                        </pic:spPr>
                      </pic:pic>
                    </a:graphicData>
                  </a:graphic>
                </wp:inline>
              </w:drawing>
            </w:r>
            <w:commentRangeEnd w:id="33"/>
            <w:r w:rsidR="00192E9D">
              <w:rPr>
                <w:rStyle w:val="Refdecomentario"/>
              </w:rPr>
              <w:commentReference w:id="33"/>
            </w:r>
          </w:p>
          <w:p w14:paraId="0000016A" w14:textId="77777777" w:rsidR="003D7D50" w:rsidRPr="00B0262E" w:rsidRDefault="003D7D50">
            <w:pPr>
              <w:widowControl w:val="0"/>
              <w:spacing w:line="240" w:lineRule="auto"/>
              <w:rPr>
                <w:color w:val="666666"/>
              </w:rPr>
            </w:pPr>
          </w:p>
        </w:tc>
      </w:tr>
      <w:tr w:rsidR="003D7D50" w:rsidRPr="00B0262E" w14:paraId="74491180" w14:textId="77777777">
        <w:tc>
          <w:tcPr>
            <w:tcW w:w="4785" w:type="dxa"/>
            <w:shd w:val="clear" w:color="auto" w:fill="auto"/>
            <w:tcMar>
              <w:top w:w="100" w:type="dxa"/>
              <w:left w:w="100" w:type="dxa"/>
              <w:bottom w:w="100" w:type="dxa"/>
              <w:right w:w="100" w:type="dxa"/>
            </w:tcMar>
          </w:tcPr>
          <w:p w14:paraId="0000016C" w14:textId="77777777" w:rsidR="003D7D50" w:rsidRPr="00B0262E" w:rsidRDefault="00000000">
            <w:pPr>
              <w:widowControl w:val="0"/>
              <w:pBdr>
                <w:top w:val="nil"/>
                <w:left w:val="nil"/>
                <w:bottom w:val="nil"/>
                <w:right w:val="nil"/>
                <w:between w:val="nil"/>
              </w:pBdr>
              <w:spacing w:line="240" w:lineRule="auto"/>
              <w:rPr>
                <w:b/>
              </w:rPr>
            </w:pPr>
            <w:r w:rsidRPr="00B0262E">
              <w:rPr>
                <w:b/>
              </w:rPr>
              <w:lastRenderedPageBreak/>
              <w:t>Código de la imagen</w:t>
            </w:r>
          </w:p>
        </w:tc>
        <w:tc>
          <w:tcPr>
            <w:tcW w:w="10890" w:type="dxa"/>
            <w:shd w:val="clear" w:color="auto" w:fill="auto"/>
            <w:tcMar>
              <w:top w:w="100" w:type="dxa"/>
              <w:left w:w="100" w:type="dxa"/>
              <w:bottom w:w="100" w:type="dxa"/>
              <w:right w:w="100" w:type="dxa"/>
            </w:tcMar>
          </w:tcPr>
          <w:p w14:paraId="0000016D" w14:textId="77777777" w:rsidR="003D7D50" w:rsidRPr="00B0262E" w:rsidRDefault="00000000">
            <w:pPr>
              <w:widowControl w:val="0"/>
              <w:pBdr>
                <w:top w:val="nil"/>
                <w:left w:val="nil"/>
                <w:bottom w:val="nil"/>
                <w:right w:val="nil"/>
                <w:between w:val="nil"/>
              </w:pBdr>
              <w:spacing w:line="240" w:lineRule="auto"/>
            </w:pPr>
            <w:r w:rsidRPr="00E92458">
              <w:rPr>
                <w:color w:val="000000"/>
              </w:rPr>
              <w:t>228130_i16</w:t>
            </w:r>
            <w:r w:rsidRPr="00B0262E">
              <w:t>.png</w:t>
            </w:r>
          </w:p>
        </w:tc>
      </w:tr>
    </w:tbl>
    <w:p w14:paraId="0000016E" w14:textId="77777777" w:rsidR="003D7D50" w:rsidRPr="00B0262E" w:rsidRDefault="003D7D50">
      <w:pPr>
        <w:spacing w:after="120" w:line="240" w:lineRule="auto"/>
        <w:jc w:val="both"/>
      </w:pPr>
    </w:p>
    <w:tbl>
      <w:tblPr>
        <w:tblStyle w:val="af1"/>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32315D0D" w14:textId="77777777">
        <w:trPr>
          <w:trHeight w:val="580"/>
        </w:trPr>
        <w:tc>
          <w:tcPr>
            <w:tcW w:w="1676" w:type="dxa"/>
            <w:shd w:val="clear" w:color="auto" w:fill="C9DAF8"/>
            <w:tcMar>
              <w:top w:w="100" w:type="dxa"/>
              <w:left w:w="100" w:type="dxa"/>
              <w:bottom w:w="100" w:type="dxa"/>
              <w:right w:w="100" w:type="dxa"/>
            </w:tcMar>
          </w:tcPr>
          <w:p w14:paraId="0000016F" w14:textId="77777777" w:rsidR="003D7D50" w:rsidRPr="00B0262E" w:rsidRDefault="00000000">
            <w:pPr>
              <w:widowControl w:val="0"/>
              <w:pBdr>
                <w:top w:val="nil"/>
                <w:left w:val="nil"/>
                <w:bottom w:val="nil"/>
                <w:right w:val="nil"/>
                <w:between w:val="nil"/>
              </w:pBdr>
              <w:spacing w:line="240" w:lineRule="auto"/>
            </w:pPr>
            <w:r w:rsidRPr="00B0262E">
              <w:lastRenderedPageBreak/>
              <w:t>Tipo de recurso</w:t>
            </w:r>
          </w:p>
        </w:tc>
        <w:tc>
          <w:tcPr>
            <w:tcW w:w="14025" w:type="dxa"/>
            <w:shd w:val="clear" w:color="auto" w:fill="C9DAF8"/>
            <w:tcMar>
              <w:top w:w="100" w:type="dxa"/>
              <w:left w:w="100" w:type="dxa"/>
              <w:bottom w:w="100" w:type="dxa"/>
              <w:right w:w="100" w:type="dxa"/>
            </w:tcMar>
          </w:tcPr>
          <w:p w14:paraId="00000170" w14:textId="77777777" w:rsidR="003D7D50" w:rsidRPr="00B0262E" w:rsidRDefault="00000000">
            <w:pPr>
              <w:pStyle w:val="Ttulo"/>
              <w:jc w:val="center"/>
              <w:rPr>
                <w:sz w:val="22"/>
                <w:szCs w:val="22"/>
              </w:rPr>
            </w:pPr>
            <w:r w:rsidRPr="00B0262E">
              <w:rPr>
                <w:sz w:val="22"/>
                <w:szCs w:val="22"/>
              </w:rPr>
              <w:t>Cuadro de texto</w:t>
            </w:r>
          </w:p>
        </w:tc>
      </w:tr>
      <w:tr w:rsidR="003D7D50" w:rsidRPr="00B0262E" w14:paraId="2D888456" w14:textId="77777777">
        <w:trPr>
          <w:trHeight w:val="420"/>
        </w:trPr>
        <w:tc>
          <w:tcPr>
            <w:tcW w:w="15701" w:type="dxa"/>
            <w:gridSpan w:val="2"/>
            <w:shd w:val="clear" w:color="auto" w:fill="auto"/>
            <w:tcMar>
              <w:top w:w="100" w:type="dxa"/>
              <w:left w:w="100" w:type="dxa"/>
              <w:bottom w:w="100" w:type="dxa"/>
              <w:right w:w="100" w:type="dxa"/>
            </w:tcMar>
          </w:tcPr>
          <w:p w14:paraId="00000171" w14:textId="77777777" w:rsidR="003D7D50" w:rsidRPr="00B0262E" w:rsidRDefault="00000000">
            <w:pPr>
              <w:spacing w:after="120" w:line="240" w:lineRule="auto"/>
              <w:rPr>
                <w:b/>
              </w:rPr>
            </w:pPr>
            <w:r w:rsidRPr="00B0262E">
              <w:rPr>
                <w:b/>
              </w:rPr>
              <w:t>Tipos de datos</w:t>
            </w:r>
          </w:p>
          <w:p w14:paraId="00000172" w14:textId="727A4479" w:rsidR="003D7D50" w:rsidRPr="00B0262E" w:rsidRDefault="00000000">
            <w:pPr>
              <w:spacing w:after="120" w:line="240" w:lineRule="auto"/>
              <w:jc w:val="both"/>
            </w:pPr>
            <w:r w:rsidRPr="00B0262E">
              <w:t>Las bases de datos están compuestas por tablas y es</w:t>
            </w:r>
            <w:r w:rsidR="00755665" w:rsidRPr="00B0262E">
              <w:t>t</w:t>
            </w:r>
            <w:r w:rsidRPr="00B0262E">
              <w:t>as</w:t>
            </w:r>
            <w:r w:rsidR="005C6BF5" w:rsidRPr="00B0262E">
              <w:t>,</w:t>
            </w:r>
            <w:r w:rsidRPr="00B0262E">
              <w:t xml:space="preserve"> a su vez</w:t>
            </w:r>
            <w:r w:rsidR="005C6BF5" w:rsidRPr="00B0262E">
              <w:t>,</w:t>
            </w:r>
            <w:r w:rsidRPr="00B0262E">
              <w:t xml:space="preserve"> contiene</w:t>
            </w:r>
            <w:r w:rsidR="00FD1FC0" w:rsidRPr="00B0262E">
              <w:t>n</w:t>
            </w:r>
            <w:r w:rsidRPr="00B0262E">
              <w:t xml:space="preserve"> filas y </w:t>
            </w:r>
            <w:r w:rsidR="00FB1F9C" w:rsidRPr="00B0262E">
              <w:t>c</w:t>
            </w:r>
            <w:r w:rsidRPr="00B0262E">
              <w:t xml:space="preserve">olumnas. </w:t>
            </w:r>
            <w:r w:rsidR="005C6BF5" w:rsidRPr="00B0262E">
              <w:t xml:space="preserve">Al momento de la creación de la columna hay que especificar, qué tipo </w:t>
            </w:r>
            <w:r w:rsidRPr="00B0262E">
              <w:t>de dato va a contener</w:t>
            </w:r>
            <w:r w:rsidR="00110193" w:rsidRPr="00B0262E">
              <w:t xml:space="preserve">, </w:t>
            </w:r>
            <w:r w:rsidRPr="00B0262E">
              <w:t>para cuando se realice la agregación de los datos.</w:t>
            </w:r>
          </w:p>
          <w:p w14:paraId="00000173" w14:textId="77777777" w:rsidR="003D7D50" w:rsidRPr="00B0262E" w:rsidRDefault="00000000">
            <w:pPr>
              <w:spacing w:after="120" w:line="240" w:lineRule="auto"/>
              <w:jc w:val="both"/>
            </w:pPr>
            <w:r w:rsidRPr="00B0262E">
              <w:t>Existen los siguientes tipos de datos en las bases de datos:</w:t>
            </w:r>
          </w:p>
          <w:p w14:paraId="00000174" w14:textId="73155D81" w:rsidR="003D7D50" w:rsidRPr="00B0262E" w:rsidRDefault="00000000">
            <w:pPr>
              <w:numPr>
                <w:ilvl w:val="0"/>
                <w:numId w:val="18"/>
              </w:numPr>
              <w:pBdr>
                <w:top w:val="nil"/>
                <w:left w:val="nil"/>
                <w:bottom w:val="nil"/>
                <w:right w:val="nil"/>
                <w:between w:val="nil"/>
              </w:pBdr>
              <w:spacing w:line="240" w:lineRule="auto"/>
              <w:ind w:left="1276"/>
              <w:jc w:val="both"/>
              <w:rPr>
                <w:color w:val="000000"/>
              </w:rPr>
            </w:pPr>
            <w:r w:rsidRPr="00B0262E">
              <w:rPr>
                <w:b/>
                <w:color w:val="000000"/>
              </w:rPr>
              <w:t>NULL</w:t>
            </w:r>
            <w:r w:rsidR="008143AF" w:rsidRPr="00B0262E">
              <w:rPr>
                <w:color w:val="000000"/>
              </w:rPr>
              <w:t xml:space="preserve">: </w:t>
            </w:r>
            <w:r w:rsidRPr="00B0262E">
              <w:rPr>
                <w:color w:val="000000"/>
              </w:rPr>
              <w:t>que significa valor vacío o nulo</w:t>
            </w:r>
            <w:r w:rsidR="00824D55" w:rsidRPr="00B0262E">
              <w:rPr>
                <w:color w:val="000000"/>
              </w:rPr>
              <w:t>.</w:t>
            </w:r>
          </w:p>
          <w:p w14:paraId="00000175" w14:textId="4F06DC83" w:rsidR="003D7D50" w:rsidRPr="00B0262E" w:rsidRDefault="00000000">
            <w:pPr>
              <w:numPr>
                <w:ilvl w:val="0"/>
                <w:numId w:val="18"/>
              </w:numPr>
              <w:pBdr>
                <w:top w:val="nil"/>
                <w:left w:val="nil"/>
                <w:bottom w:val="nil"/>
                <w:right w:val="nil"/>
                <w:between w:val="nil"/>
              </w:pBdr>
              <w:spacing w:line="240" w:lineRule="auto"/>
              <w:ind w:left="1276"/>
              <w:jc w:val="both"/>
              <w:rPr>
                <w:color w:val="000000"/>
              </w:rPr>
            </w:pPr>
            <w:r w:rsidRPr="00B0262E">
              <w:rPr>
                <w:b/>
                <w:color w:val="000000"/>
              </w:rPr>
              <w:t>INTEGER</w:t>
            </w:r>
            <w:r w:rsidR="008143AF" w:rsidRPr="00B0262E">
              <w:rPr>
                <w:color w:val="000000"/>
              </w:rPr>
              <w:t>:</w:t>
            </w:r>
            <w:r w:rsidRPr="00B0262E">
              <w:rPr>
                <w:color w:val="000000"/>
              </w:rPr>
              <w:t xml:space="preserve"> para almacenar números enteros</w:t>
            </w:r>
            <w:r w:rsidR="009970F8" w:rsidRPr="00B0262E">
              <w:rPr>
                <w:color w:val="000000"/>
              </w:rPr>
              <w:t xml:space="preserve"> </w:t>
            </w:r>
            <w:r w:rsidRPr="00B0262E">
              <w:rPr>
                <w:color w:val="000000"/>
              </w:rPr>
              <w:t>(1, 2, 3,-1,-5, etc.)</w:t>
            </w:r>
            <w:r w:rsidR="00824D55" w:rsidRPr="00B0262E">
              <w:rPr>
                <w:color w:val="000000"/>
              </w:rPr>
              <w:t>.</w:t>
            </w:r>
          </w:p>
          <w:p w14:paraId="00000176" w14:textId="0950F4C2" w:rsidR="003D7D50" w:rsidRPr="00B0262E" w:rsidRDefault="00000000">
            <w:pPr>
              <w:numPr>
                <w:ilvl w:val="0"/>
                <w:numId w:val="18"/>
              </w:numPr>
              <w:pBdr>
                <w:top w:val="nil"/>
                <w:left w:val="nil"/>
                <w:bottom w:val="nil"/>
                <w:right w:val="nil"/>
                <w:between w:val="nil"/>
              </w:pBdr>
              <w:spacing w:line="240" w:lineRule="auto"/>
              <w:ind w:left="1276"/>
              <w:jc w:val="both"/>
              <w:rPr>
                <w:color w:val="000000"/>
              </w:rPr>
            </w:pPr>
            <w:r w:rsidRPr="00B0262E">
              <w:rPr>
                <w:b/>
                <w:color w:val="000000"/>
              </w:rPr>
              <w:t>REAL</w:t>
            </w:r>
            <w:r w:rsidR="008143AF" w:rsidRPr="00B0262E">
              <w:rPr>
                <w:color w:val="000000"/>
              </w:rPr>
              <w:t>:</w:t>
            </w:r>
            <w:r w:rsidRPr="00B0262E">
              <w:rPr>
                <w:color w:val="000000"/>
              </w:rPr>
              <w:t xml:space="preserve"> para almacenar valores reales o flotantes (números decimales)</w:t>
            </w:r>
            <w:r w:rsidR="00824D55" w:rsidRPr="00B0262E">
              <w:rPr>
                <w:color w:val="000000"/>
              </w:rPr>
              <w:t>.</w:t>
            </w:r>
          </w:p>
          <w:p w14:paraId="00000177" w14:textId="4BF696D5" w:rsidR="003D7D50" w:rsidRPr="00B0262E" w:rsidRDefault="00000000">
            <w:pPr>
              <w:numPr>
                <w:ilvl w:val="0"/>
                <w:numId w:val="18"/>
              </w:numPr>
              <w:pBdr>
                <w:top w:val="nil"/>
                <w:left w:val="nil"/>
                <w:bottom w:val="nil"/>
                <w:right w:val="nil"/>
                <w:between w:val="nil"/>
              </w:pBdr>
              <w:spacing w:line="240" w:lineRule="auto"/>
              <w:ind w:left="1276"/>
              <w:jc w:val="both"/>
              <w:rPr>
                <w:color w:val="000000"/>
              </w:rPr>
            </w:pPr>
            <w:r w:rsidRPr="00B0262E">
              <w:rPr>
                <w:b/>
                <w:color w:val="000000"/>
              </w:rPr>
              <w:t>DATE</w:t>
            </w:r>
            <w:r w:rsidR="008143AF" w:rsidRPr="00B0262E">
              <w:rPr>
                <w:color w:val="000000"/>
              </w:rPr>
              <w:t>:</w:t>
            </w:r>
            <w:r w:rsidRPr="00B0262E">
              <w:rPr>
                <w:color w:val="000000"/>
              </w:rPr>
              <w:t xml:space="preserve"> para fechas</w:t>
            </w:r>
            <w:r w:rsidR="00824D55" w:rsidRPr="00B0262E">
              <w:rPr>
                <w:color w:val="000000"/>
              </w:rPr>
              <w:t>.</w:t>
            </w:r>
          </w:p>
          <w:p w14:paraId="00000178" w14:textId="3A3E6C0A" w:rsidR="003D7D50" w:rsidRPr="00B0262E" w:rsidRDefault="00000000">
            <w:pPr>
              <w:numPr>
                <w:ilvl w:val="0"/>
                <w:numId w:val="18"/>
              </w:numPr>
              <w:pBdr>
                <w:top w:val="nil"/>
                <w:left w:val="nil"/>
                <w:bottom w:val="nil"/>
                <w:right w:val="nil"/>
                <w:between w:val="nil"/>
              </w:pBdr>
              <w:spacing w:line="240" w:lineRule="auto"/>
              <w:ind w:left="1276"/>
              <w:jc w:val="both"/>
              <w:rPr>
                <w:color w:val="000000"/>
              </w:rPr>
            </w:pPr>
            <w:r w:rsidRPr="00B0262E">
              <w:rPr>
                <w:b/>
                <w:color w:val="000000"/>
              </w:rPr>
              <w:t>TEXT</w:t>
            </w:r>
            <w:r w:rsidR="008143AF" w:rsidRPr="00B0262E">
              <w:rPr>
                <w:color w:val="000000"/>
              </w:rPr>
              <w:t>:</w:t>
            </w:r>
            <w:r w:rsidRPr="00B0262E">
              <w:rPr>
                <w:color w:val="000000"/>
              </w:rPr>
              <w:t xml:space="preserve"> para especificar los datos tipo texto</w:t>
            </w:r>
            <w:r w:rsidR="00824D55" w:rsidRPr="00B0262E">
              <w:rPr>
                <w:color w:val="000000"/>
              </w:rPr>
              <w:t>.</w:t>
            </w:r>
          </w:p>
          <w:p w14:paraId="00000179" w14:textId="71E8DB8E" w:rsidR="003D7D50" w:rsidRPr="00B0262E" w:rsidRDefault="00000000">
            <w:pPr>
              <w:numPr>
                <w:ilvl w:val="0"/>
                <w:numId w:val="18"/>
              </w:numPr>
              <w:pBdr>
                <w:top w:val="nil"/>
                <w:left w:val="nil"/>
                <w:bottom w:val="nil"/>
                <w:right w:val="nil"/>
                <w:between w:val="nil"/>
              </w:pBdr>
              <w:spacing w:after="120" w:line="240" w:lineRule="auto"/>
              <w:ind w:left="1276"/>
              <w:jc w:val="both"/>
              <w:rPr>
                <w:color w:val="000000"/>
              </w:rPr>
            </w:pPr>
            <w:r w:rsidRPr="00B0262E">
              <w:rPr>
                <w:b/>
                <w:color w:val="000000"/>
              </w:rPr>
              <w:t>BOOLEAN</w:t>
            </w:r>
            <w:r w:rsidR="008143AF" w:rsidRPr="00B0262E">
              <w:rPr>
                <w:color w:val="000000"/>
              </w:rPr>
              <w:t>:</w:t>
            </w:r>
            <w:r w:rsidRPr="00B0262E">
              <w:rPr>
                <w:color w:val="000000"/>
              </w:rPr>
              <w:t xml:space="preserve"> para almacenar si es falso o verdadero</w:t>
            </w:r>
            <w:r w:rsidR="00824D55" w:rsidRPr="00B0262E">
              <w:rPr>
                <w:color w:val="000000"/>
              </w:rPr>
              <w:t>.</w:t>
            </w:r>
          </w:p>
          <w:p w14:paraId="24152C8A" w14:textId="77777777" w:rsidR="005545D5" w:rsidRPr="00B0262E" w:rsidRDefault="005545D5" w:rsidP="00EC1D69">
            <w:pPr>
              <w:pBdr>
                <w:top w:val="nil"/>
                <w:left w:val="nil"/>
                <w:bottom w:val="nil"/>
                <w:right w:val="nil"/>
                <w:between w:val="nil"/>
              </w:pBdr>
              <w:spacing w:after="120" w:line="240" w:lineRule="auto"/>
              <w:ind w:left="1276"/>
              <w:jc w:val="both"/>
              <w:rPr>
                <w:color w:val="000000"/>
              </w:rPr>
            </w:pPr>
          </w:p>
          <w:p w14:paraId="0000017A" w14:textId="4BBF6852" w:rsidR="003D7D50" w:rsidRDefault="00000000">
            <w:pPr>
              <w:spacing w:after="120" w:line="240" w:lineRule="auto"/>
              <w:jc w:val="both"/>
            </w:pPr>
            <w:r w:rsidRPr="00B0262E">
              <w:t>A continuación, una breve tabla con los tipos de datos más utilizados en las bases de datos:</w:t>
            </w:r>
          </w:p>
          <w:p w14:paraId="0911E50A" w14:textId="0440AEEC" w:rsidR="00CE5D1A" w:rsidRDefault="00CE5D1A">
            <w:pPr>
              <w:spacing w:after="120" w:line="240" w:lineRule="auto"/>
              <w:jc w:val="both"/>
            </w:pPr>
          </w:p>
          <w:p w14:paraId="408340B1" w14:textId="220D7DA1" w:rsidR="00CE5D1A" w:rsidRDefault="00CE5D1A">
            <w:pPr>
              <w:spacing w:after="120" w:line="240" w:lineRule="auto"/>
              <w:jc w:val="both"/>
              <w:rPr>
                <w:b/>
                <w:bCs/>
              </w:rPr>
            </w:pPr>
            <w:r w:rsidRPr="00E92458">
              <w:rPr>
                <w:b/>
                <w:bCs/>
              </w:rPr>
              <w:t xml:space="preserve">Tabla </w:t>
            </w:r>
            <w:r w:rsidR="006A28EA">
              <w:rPr>
                <w:b/>
                <w:bCs/>
              </w:rPr>
              <w:t>2</w:t>
            </w:r>
          </w:p>
          <w:p w14:paraId="0D0BB1BF" w14:textId="149C6900" w:rsidR="00CE5D1A" w:rsidRPr="00E92458" w:rsidRDefault="00640737">
            <w:pPr>
              <w:spacing w:after="120" w:line="240" w:lineRule="auto"/>
              <w:jc w:val="both"/>
              <w:rPr>
                <w:i/>
                <w:iCs/>
                <w:rPrChange w:id="34" w:author="USER" w:date="2022-09-08T15:51:00Z">
                  <w:rPr>
                    <w:b/>
                    <w:bCs/>
                    <w:i/>
                    <w:iCs/>
                  </w:rPr>
                </w:rPrChange>
              </w:rPr>
            </w:pPr>
            <w:r w:rsidRPr="00E92458">
              <w:rPr>
                <w:i/>
                <w:iCs/>
                <w:rPrChange w:id="35" w:author="USER" w:date="2022-09-08T15:51:00Z">
                  <w:rPr>
                    <w:b/>
                    <w:bCs/>
                    <w:i/>
                    <w:iCs/>
                  </w:rPr>
                </w:rPrChange>
              </w:rPr>
              <w:t xml:space="preserve">Tipos de datos </w:t>
            </w:r>
          </w:p>
          <w:tbl>
            <w:tblPr>
              <w:tblStyle w:val="af2"/>
              <w:tblW w:w="881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4"/>
              <w:gridCol w:w="6352"/>
            </w:tblGrid>
            <w:tr w:rsidR="003D7D50" w:rsidRPr="00B0262E" w14:paraId="2ACB97D0" w14:textId="77777777">
              <w:trPr>
                <w:jc w:val="center"/>
              </w:trPr>
              <w:tc>
                <w:tcPr>
                  <w:tcW w:w="2464" w:type="dxa"/>
                  <w:shd w:val="clear" w:color="auto" w:fill="BFBFBF"/>
                </w:tcPr>
                <w:p w14:paraId="0000017B" w14:textId="77777777" w:rsidR="003D7D50" w:rsidRPr="00B0262E" w:rsidRDefault="00000000">
                  <w:pPr>
                    <w:spacing w:line="360" w:lineRule="auto"/>
                    <w:jc w:val="center"/>
                    <w:rPr>
                      <w:b/>
                      <w:sz w:val="24"/>
                      <w:szCs w:val="24"/>
                    </w:rPr>
                  </w:pPr>
                  <w:r w:rsidRPr="00B0262E">
                    <w:rPr>
                      <w:b/>
                      <w:sz w:val="24"/>
                      <w:szCs w:val="24"/>
                    </w:rPr>
                    <w:t>Tipo de Dato</w:t>
                  </w:r>
                </w:p>
              </w:tc>
              <w:tc>
                <w:tcPr>
                  <w:tcW w:w="6352" w:type="dxa"/>
                  <w:shd w:val="clear" w:color="auto" w:fill="BFBFBF"/>
                </w:tcPr>
                <w:p w14:paraId="0000017C" w14:textId="77777777" w:rsidR="003D7D50" w:rsidRPr="00B0262E" w:rsidRDefault="00000000">
                  <w:pPr>
                    <w:spacing w:line="360" w:lineRule="auto"/>
                    <w:jc w:val="center"/>
                    <w:rPr>
                      <w:b/>
                      <w:sz w:val="24"/>
                      <w:szCs w:val="24"/>
                    </w:rPr>
                  </w:pPr>
                  <w:r w:rsidRPr="00B0262E">
                    <w:rPr>
                      <w:b/>
                      <w:sz w:val="24"/>
                      <w:szCs w:val="24"/>
                    </w:rPr>
                    <w:t>Sinónimos</w:t>
                  </w:r>
                </w:p>
              </w:tc>
            </w:tr>
            <w:tr w:rsidR="003D7D50" w:rsidRPr="00B0262E" w14:paraId="5F8BC31A" w14:textId="77777777">
              <w:trPr>
                <w:jc w:val="center"/>
              </w:trPr>
              <w:tc>
                <w:tcPr>
                  <w:tcW w:w="2464" w:type="dxa"/>
                  <w:vAlign w:val="center"/>
                </w:tcPr>
                <w:p w14:paraId="0000017D" w14:textId="77777777" w:rsidR="003D7D50" w:rsidRPr="00B0262E" w:rsidRDefault="00000000">
                  <w:pPr>
                    <w:spacing w:line="360" w:lineRule="auto"/>
                    <w:rPr>
                      <w:i/>
                      <w:iCs/>
                      <w:sz w:val="24"/>
                      <w:szCs w:val="24"/>
                    </w:rPr>
                  </w:pPr>
                  <w:r w:rsidRPr="00B0262E">
                    <w:rPr>
                      <w:i/>
                      <w:iCs/>
                      <w:sz w:val="24"/>
                      <w:szCs w:val="24"/>
                    </w:rPr>
                    <w:t>BINARY</w:t>
                  </w:r>
                </w:p>
              </w:tc>
              <w:tc>
                <w:tcPr>
                  <w:tcW w:w="6352" w:type="dxa"/>
                </w:tcPr>
                <w:p w14:paraId="0000017E" w14:textId="77777777" w:rsidR="003D7D50" w:rsidRPr="00B0262E" w:rsidRDefault="00000000">
                  <w:pPr>
                    <w:spacing w:line="360" w:lineRule="auto"/>
                    <w:jc w:val="both"/>
                    <w:rPr>
                      <w:i/>
                      <w:iCs/>
                      <w:sz w:val="24"/>
                      <w:szCs w:val="24"/>
                    </w:rPr>
                  </w:pPr>
                  <w:r w:rsidRPr="00B0262E">
                    <w:rPr>
                      <w:i/>
                      <w:iCs/>
                      <w:sz w:val="24"/>
                      <w:szCs w:val="24"/>
                    </w:rPr>
                    <w:t>VARBINARY</w:t>
                  </w:r>
                </w:p>
              </w:tc>
            </w:tr>
            <w:tr w:rsidR="003D7D50" w:rsidRPr="00B0262E" w14:paraId="0FC8B3A9" w14:textId="77777777">
              <w:trPr>
                <w:jc w:val="center"/>
              </w:trPr>
              <w:tc>
                <w:tcPr>
                  <w:tcW w:w="2464" w:type="dxa"/>
                  <w:vAlign w:val="center"/>
                </w:tcPr>
                <w:p w14:paraId="0000017F" w14:textId="77777777" w:rsidR="003D7D50" w:rsidRPr="00B0262E" w:rsidRDefault="00000000">
                  <w:pPr>
                    <w:spacing w:line="360" w:lineRule="auto"/>
                    <w:rPr>
                      <w:i/>
                      <w:iCs/>
                      <w:sz w:val="24"/>
                      <w:szCs w:val="24"/>
                    </w:rPr>
                  </w:pPr>
                  <w:r w:rsidRPr="00B0262E">
                    <w:rPr>
                      <w:i/>
                      <w:iCs/>
                      <w:sz w:val="24"/>
                      <w:szCs w:val="24"/>
                    </w:rPr>
                    <w:t>BIT</w:t>
                  </w:r>
                </w:p>
              </w:tc>
              <w:tc>
                <w:tcPr>
                  <w:tcW w:w="6352" w:type="dxa"/>
                </w:tcPr>
                <w:p w14:paraId="00000180" w14:textId="77777777" w:rsidR="003D7D50" w:rsidRPr="00B0262E" w:rsidRDefault="00000000">
                  <w:pPr>
                    <w:spacing w:line="360" w:lineRule="auto"/>
                    <w:jc w:val="both"/>
                    <w:rPr>
                      <w:i/>
                      <w:iCs/>
                      <w:sz w:val="24"/>
                      <w:szCs w:val="24"/>
                    </w:rPr>
                  </w:pPr>
                  <w:r w:rsidRPr="00B0262E">
                    <w:rPr>
                      <w:i/>
                      <w:iCs/>
                      <w:sz w:val="24"/>
                      <w:szCs w:val="24"/>
                    </w:rPr>
                    <w:t>BOOLEAN, LOGICAL, LOGICAL1</w:t>
                  </w:r>
                </w:p>
              </w:tc>
            </w:tr>
            <w:tr w:rsidR="003D7D50" w:rsidRPr="00B0262E" w14:paraId="21A10D7F" w14:textId="77777777">
              <w:trPr>
                <w:jc w:val="center"/>
              </w:trPr>
              <w:tc>
                <w:tcPr>
                  <w:tcW w:w="2464" w:type="dxa"/>
                  <w:vAlign w:val="center"/>
                </w:tcPr>
                <w:p w14:paraId="00000181" w14:textId="77777777" w:rsidR="003D7D50" w:rsidRPr="00B0262E" w:rsidRDefault="00000000">
                  <w:pPr>
                    <w:spacing w:line="360" w:lineRule="auto"/>
                    <w:rPr>
                      <w:i/>
                      <w:iCs/>
                      <w:sz w:val="24"/>
                      <w:szCs w:val="24"/>
                    </w:rPr>
                  </w:pPr>
                  <w:r w:rsidRPr="00B0262E">
                    <w:rPr>
                      <w:i/>
                      <w:iCs/>
                      <w:sz w:val="24"/>
                      <w:szCs w:val="24"/>
                    </w:rPr>
                    <w:t>BYTE</w:t>
                  </w:r>
                </w:p>
              </w:tc>
              <w:tc>
                <w:tcPr>
                  <w:tcW w:w="6352" w:type="dxa"/>
                </w:tcPr>
                <w:p w14:paraId="00000182" w14:textId="77777777" w:rsidR="003D7D50" w:rsidRPr="00B0262E" w:rsidRDefault="00000000">
                  <w:pPr>
                    <w:spacing w:line="360" w:lineRule="auto"/>
                    <w:jc w:val="both"/>
                    <w:rPr>
                      <w:i/>
                      <w:iCs/>
                      <w:sz w:val="24"/>
                      <w:szCs w:val="24"/>
                    </w:rPr>
                  </w:pPr>
                  <w:r w:rsidRPr="00B0262E">
                    <w:rPr>
                      <w:i/>
                      <w:iCs/>
                      <w:sz w:val="24"/>
                      <w:szCs w:val="24"/>
                    </w:rPr>
                    <w:t>INTEGER1</w:t>
                  </w:r>
                </w:p>
              </w:tc>
            </w:tr>
            <w:tr w:rsidR="003D7D50" w:rsidRPr="00B0262E" w14:paraId="3A8F9655" w14:textId="77777777">
              <w:trPr>
                <w:jc w:val="center"/>
              </w:trPr>
              <w:tc>
                <w:tcPr>
                  <w:tcW w:w="2464" w:type="dxa"/>
                  <w:vAlign w:val="center"/>
                </w:tcPr>
                <w:p w14:paraId="00000183" w14:textId="77777777" w:rsidR="003D7D50" w:rsidRPr="00B0262E" w:rsidRDefault="00000000">
                  <w:pPr>
                    <w:spacing w:line="360" w:lineRule="auto"/>
                    <w:rPr>
                      <w:i/>
                      <w:iCs/>
                      <w:sz w:val="24"/>
                      <w:szCs w:val="24"/>
                    </w:rPr>
                  </w:pPr>
                  <w:r w:rsidRPr="00B0262E">
                    <w:rPr>
                      <w:i/>
                      <w:iCs/>
                      <w:sz w:val="24"/>
                      <w:szCs w:val="24"/>
                    </w:rPr>
                    <w:t>COUNTER</w:t>
                  </w:r>
                </w:p>
              </w:tc>
              <w:tc>
                <w:tcPr>
                  <w:tcW w:w="6352" w:type="dxa"/>
                </w:tcPr>
                <w:p w14:paraId="00000184" w14:textId="77777777" w:rsidR="003D7D50" w:rsidRPr="00B0262E" w:rsidRDefault="00000000">
                  <w:pPr>
                    <w:spacing w:line="360" w:lineRule="auto"/>
                    <w:jc w:val="both"/>
                    <w:rPr>
                      <w:i/>
                      <w:iCs/>
                      <w:sz w:val="24"/>
                      <w:szCs w:val="24"/>
                    </w:rPr>
                  </w:pPr>
                  <w:r w:rsidRPr="00B0262E">
                    <w:rPr>
                      <w:i/>
                      <w:iCs/>
                      <w:sz w:val="24"/>
                      <w:szCs w:val="24"/>
                    </w:rPr>
                    <w:t>AUTOINCREMENT</w:t>
                  </w:r>
                </w:p>
              </w:tc>
            </w:tr>
            <w:tr w:rsidR="003D7D50" w:rsidRPr="00B0262E" w14:paraId="31870283" w14:textId="77777777">
              <w:trPr>
                <w:jc w:val="center"/>
              </w:trPr>
              <w:tc>
                <w:tcPr>
                  <w:tcW w:w="2464" w:type="dxa"/>
                  <w:vAlign w:val="center"/>
                </w:tcPr>
                <w:p w14:paraId="00000185" w14:textId="77777777" w:rsidR="003D7D50" w:rsidRPr="00B0262E" w:rsidRDefault="00000000">
                  <w:pPr>
                    <w:spacing w:line="360" w:lineRule="auto"/>
                    <w:rPr>
                      <w:i/>
                      <w:iCs/>
                      <w:sz w:val="24"/>
                      <w:szCs w:val="24"/>
                    </w:rPr>
                  </w:pPr>
                  <w:r w:rsidRPr="00B0262E">
                    <w:rPr>
                      <w:i/>
                      <w:iCs/>
                      <w:sz w:val="24"/>
                      <w:szCs w:val="24"/>
                    </w:rPr>
                    <w:t>CURRENCY</w:t>
                  </w:r>
                </w:p>
              </w:tc>
              <w:tc>
                <w:tcPr>
                  <w:tcW w:w="6352" w:type="dxa"/>
                </w:tcPr>
                <w:p w14:paraId="00000186" w14:textId="77777777" w:rsidR="003D7D50" w:rsidRPr="00B0262E" w:rsidRDefault="00000000">
                  <w:pPr>
                    <w:spacing w:line="360" w:lineRule="auto"/>
                    <w:jc w:val="both"/>
                    <w:rPr>
                      <w:i/>
                      <w:iCs/>
                      <w:sz w:val="24"/>
                      <w:szCs w:val="24"/>
                    </w:rPr>
                  </w:pPr>
                  <w:r w:rsidRPr="00B0262E">
                    <w:rPr>
                      <w:i/>
                      <w:iCs/>
                      <w:sz w:val="24"/>
                      <w:szCs w:val="24"/>
                    </w:rPr>
                    <w:t>MONEY</w:t>
                  </w:r>
                </w:p>
              </w:tc>
            </w:tr>
            <w:tr w:rsidR="003D7D50" w:rsidRPr="00B0262E" w14:paraId="237827F2" w14:textId="77777777">
              <w:trPr>
                <w:jc w:val="center"/>
              </w:trPr>
              <w:tc>
                <w:tcPr>
                  <w:tcW w:w="2464" w:type="dxa"/>
                  <w:vAlign w:val="center"/>
                </w:tcPr>
                <w:p w14:paraId="00000187" w14:textId="77777777" w:rsidR="003D7D50" w:rsidRPr="00B0262E" w:rsidRDefault="00000000">
                  <w:pPr>
                    <w:spacing w:line="360" w:lineRule="auto"/>
                    <w:rPr>
                      <w:i/>
                      <w:iCs/>
                      <w:sz w:val="24"/>
                      <w:szCs w:val="24"/>
                    </w:rPr>
                  </w:pPr>
                  <w:r w:rsidRPr="00B0262E">
                    <w:rPr>
                      <w:i/>
                      <w:iCs/>
                      <w:sz w:val="24"/>
                      <w:szCs w:val="24"/>
                    </w:rPr>
                    <w:t>DATETIME</w:t>
                  </w:r>
                </w:p>
              </w:tc>
              <w:tc>
                <w:tcPr>
                  <w:tcW w:w="6352" w:type="dxa"/>
                </w:tcPr>
                <w:p w14:paraId="00000188" w14:textId="77777777" w:rsidR="003D7D50" w:rsidRPr="00B0262E" w:rsidRDefault="00000000">
                  <w:pPr>
                    <w:spacing w:line="360" w:lineRule="auto"/>
                    <w:jc w:val="both"/>
                    <w:rPr>
                      <w:i/>
                      <w:iCs/>
                      <w:sz w:val="24"/>
                      <w:szCs w:val="24"/>
                    </w:rPr>
                  </w:pPr>
                  <w:r w:rsidRPr="00B0262E">
                    <w:rPr>
                      <w:i/>
                      <w:iCs/>
                      <w:sz w:val="24"/>
                      <w:szCs w:val="24"/>
                    </w:rPr>
                    <w:t>DATE, TIME, TIMESTAMP</w:t>
                  </w:r>
                </w:p>
              </w:tc>
            </w:tr>
            <w:tr w:rsidR="003D7D50" w:rsidRPr="00B0262E" w14:paraId="53A125E9" w14:textId="77777777">
              <w:trPr>
                <w:jc w:val="center"/>
              </w:trPr>
              <w:tc>
                <w:tcPr>
                  <w:tcW w:w="2464" w:type="dxa"/>
                  <w:vAlign w:val="center"/>
                </w:tcPr>
                <w:p w14:paraId="00000189" w14:textId="77777777" w:rsidR="003D7D50" w:rsidRPr="00B0262E" w:rsidRDefault="00000000">
                  <w:pPr>
                    <w:spacing w:line="360" w:lineRule="auto"/>
                    <w:rPr>
                      <w:i/>
                      <w:iCs/>
                      <w:sz w:val="24"/>
                      <w:szCs w:val="24"/>
                    </w:rPr>
                  </w:pPr>
                  <w:r w:rsidRPr="00B0262E">
                    <w:rPr>
                      <w:i/>
                      <w:iCs/>
                      <w:sz w:val="24"/>
                      <w:szCs w:val="24"/>
                    </w:rPr>
                    <w:t>DOUBLE</w:t>
                  </w:r>
                </w:p>
              </w:tc>
              <w:tc>
                <w:tcPr>
                  <w:tcW w:w="6352" w:type="dxa"/>
                </w:tcPr>
                <w:p w14:paraId="0000018A" w14:textId="77777777" w:rsidR="003D7D50" w:rsidRPr="00B0262E" w:rsidRDefault="00000000">
                  <w:pPr>
                    <w:spacing w:line="360" w:lineRule="auto"/>
                    <w:jc w:val="both"/>
                    <w:rPr>
                      <w:i/>
                      <w:iCs/>
                      <w:sz w:val="24"/>
                      <w:szCs w:val="24"/>
                    </w:rPr>
                  </w:pPr>
                  <w:r w:rsidRPr="00B0262E">
                    <w:rPr>
                      <w:i/>
                      <w:iCs/>
                      <w:sz w:val="24"/>
                      <w:szCs w:val="24"/>
                    </w:rPr>
                    <w:t>FLOAT, FLOAT8, IEEEDOUBLE</w:t>
                  </w:r>
                </w:p>
              </w:tc>
            </w:tr>
            <w:tr w:rsidR="003D7D50" w:rsidRPr="00B0262E" w14:paraId="683841EB" w14:textId="77777777">
              <w:trPr>
                <w:jc w:val="center"/>
              </w:trPr>
              <w:tc>
                <w:tcPr>
                  <w:tcW w:w="2464" w:type="dxa"/>
                  <w:vAlign w:val="center"/>
                </w:tcPr>
                <w:p w14:paraId="0000018B" w14:textId="77777777" w:rsidR="003D7D50" w:rsidRPr="00B0262E" w:rsidRDefault="00000000">
                  <w:pPr>
                    <w:spacing w:line="360" w:lineRule="auto"/>
                    <w:rPr>
                      <w:i/>
                      <w:iCs/>
                      <w:sz w:val="24"/>
                      <w:szCs w:val="24"/>
                    </w:rPr>
                  </w:pPr>
                  <w:r w:rsidRPr="00B0262E">
                    <w:rPr>
                      <w:i/>
                      <w:iCs/>
                      <w:sz w:val="24"/>
                      <w:szCs w:val="24"/>
                    </w:rPr>
                    <w:t>SHORT</w:t>
                  </w:r>
                </w:p>
              </w:tc>
              <w:tc>
                <w:tcPr>
                  <w:tcW w:w="6352" w:type="dxa"/>
                </w:tcPr>
                <w:p w14:paraId="0000018C" w14:textId="77777777" w:rsidR="003D7D50" w:rsidRPr="00B0262E" w:rsidRDefault="00000000">
                  <w:pPr>
                    <w:spacing w:line="360" w:lineRule="auto"/>
                    <w:jc w:val="both"/>
                    <w:rPr>
                      <w:i/>
                      <w:iCs/>
                      <w:sz w:val="24"/>
                      <w:szCs w:val="24"/>
                    </w:rPr>
                  </w:pPr>
                  <w:r w:rsidRPr="00B0262E">
                    <w:rPr>
                      <w:i/>
                      <w:iCs/>
                      <w:sz w:val="24"/>
                      <w:szCs w:val="24"/>
                    </w:rPr>
                    <w:t>INTEGER2, SMALLINT</w:t>
                  </w:r>
                </w:p>
              </w:tc>
            </w:tr>
            <w:tr w:rsidR="003D7D50" w:rsidRPr="00B0262E" w14:paraId="5145D240" w14:textId="77777777">
              <w:trPr>
                <w:jc w:val="center"/>
              </w:trPr>
              <w:tc>
                <w:tcPr>
                  <w:tcW w:w="2464" w:type="dxa"/>
                  <w:vAlign w:val="center"/>
                </w:tcPr>
                <w:p w14:paraId="0000018D" w14:textId="77777777" w:rsidR="003D7D50" w:rsidRPr="00B0262E" w:rsidRDefault="00000000">
                  <w:pPr>
                    <w:spacing w:line="360" w:lineRule="auto"/>
                    <w:rPr>
                      <w:i/>
                      <w:iCs/>
                      <w:sz w:val="24"/>
                      <w:szCs w:val="24"/>
                    </w:rPr>
                  </w:pPr>
                  <w:r w:rsidRPr="00B0262E">
                    <w:rPr>
                      <w:i/>
                      <w:iCs/>
                      <w:sz w:val="24"/>
                      <w:szCs w:val="24"/>
                    </w:rPr>
                    <w:lastRenderedPageBreak/>
                    <w:t>LONG</w:t>
                  </w:r>
                </w:p>
              </w:tc>
              <w:tc>
                <w:tcPr>
                  <w:tcW w:w="6352" w:type="dxa"/>
                </w:tcPr>
                <w:p w14:paraId="0000018E" w14:textId="77777777" w:rsidR="003D7D50" w:rsidRPr="00B0262E" w:rsidRDefault="00000000">
                  <w:pPr>
                    <w:spacing w:line="360" w:lineRule="auto"/>
                    <w:jc w:val="both"/>
                    <w:rPr>
                      <w:i/>
                      <w:iCs/>
                      <w:sz w:val="24"/>
                      <w:szCs w:val="24"/>
                    </w:rPr>
                  </w:pPr>
                  <w:r w:rsidRPr="00B0262E">
                    <w:rPr>
                      <w:i/>
                      <w:iCs/>
                      <w:sz w:val="24"/>
                      <w:szCs w:val="24"/>
                    </w:rPr>
                    <w:t xml:space="preserve">INT, INTEGER, </w:t>
                  </w:r>
                </w:p>
              </w:tc>
            </w:tr>
            <w:tr w:rsidR="003D7D50" w:rsidRPr="00B0262E" w14:paraId="7E9FC114" w14:textId="77777777">
              <w:trPr>
                <w:jc w:val="center"/>
              </w:trPr>
              <w:tc>
                <w:tcPr>
                  <w:tcW w:w="2464" w:type="dxa"/>
                  <w:vAlign w:val="center"/>
                </w:tcPr>
                <w:p w14:paraId="0000018F" w14:textId="77777777" w:rsidR="003D7D50" w:rsidRPr="00B0262E" w:rsidRDefault="00000000">
                  <w:pPr>
                    <w:spacing w:line="360" w:lineRule="auto"/>
                    <w:rPr>
                      <w:i/>
                      <w:iCs/>
                      <w:sz w:val="24"/>
                      <w:szCs w:val="24"/>
                    </w:rPr>
                  </w:pPr>
                  <w:r w:rsidRPr="00B0262E">
                    <w:rPr>
                      <w:i/>
                      <w:iCs/>
                      <w:sz w:val="24"/>
                      <w:szCs w:val="24"/>
                    </w:rPr>
                    <w:t>LONGTEXT</w:t>
                  </w:r>
                </w:p>
              </w:tc>
              <w:tc>
                <w:tcPr>
                  <w:tcW w:w="6352" w:type="dxa"/>
                </w:tcPr>
                <w:p w14:paraId="00000190" w14:textId="77777777" w:rsidR="003D7D50" w:rsidRPr="00B0262E" w:rsidRDefault="00000000">
                  <w:pPr>
                    <w:spacing w:line="360" w:lineRule="auto"/>
                    <w:jc w:val="both"/>
                    <w:rPr>
                      <w:i/>
                      <w:iCs/>
                      <w:sz w:val="24"/>
                      <w:szCs w:val="24"/>
                    </w:rPr>
                  </w:pPr>
                  <w:r w:rsidRPr="00B0262E">
                    <w:rPr>
                      <w:i/>
                      <w:iCs/>
                      <w:sz w:val="24"/>
                      <w:szCs w:val="24"/>
                    </w:rPr>
                    <w:t>LONGCHAR, MEMO, NOTE</w:t>
                  </w:r>
                </w:p>
              </w:tc>
            </w:tr>
            <w:tr w:rsidR="003D7D50" w:rsidRPr="00B0262E" w14:paraId="51BF28AE" w14:textId="77777777">
              <w:trPr>
                <w:jc w:val="center"/>
              </w:trPr>
              <w:tc>
                <w:tcPr>
                  <w:tcW w:w="2464" w:type="dxa"/>
                  <w:vAlign w:val="center"/>
                </w:tcPr>
                <w:p w14:paraId="00000191" w14:textId="77777777" w:rsidR="003D7D50" w:rsidRPr="00B0262E" w:rsidRDefault="00000000">
                  <w:pPr>
                    <w:spacing w:line="360" w:lineRule="auto"/>
                    <w:rPr>
                      <w:i/>
                      <w:iCs/>
                      <w:sz w:val="24"/>
                      <w:szCs w:val="24"/>
                    </w:rPr>
                  </w:pPr>
                  <w:r w:rsidRPr="00B0262E">
                    <w:rPr>
                      <w:i/>
                      <w:iCs/>
                      <w:sz w:val="24"/>
                      <w:szCs w:val="24"/>
                    </w:rPr>
                    <w:t>TEXT</w:t>
                  </w:r>
                </w:p>
              </w:tc>
              <w:tc>
                <w:tcPr>
                  <w:tcW w:w="6352" w:type="dxa"/>
                </w:tcPr>
                <w:p w14:paraId="00000192" w14:textId="77777777" w:rsidR="003D7D50" w:rsidRPr="00B0262E" w:rsidRDefault="00000000">
                  <w:pPr>
                    <w:spacing w:line="360" w:lineRule="auto"/>
                    <w:jc w:val="both"/>
                    <w:rPr>
                      <w:i/>
                      <w:iCs/>
                      <w:sz w:val="24"/>
                      <w:szCs w:val="24"/>
                    </w:rPr>
                  </w:pPr>
                  <w:r w:rsidRPr="00B0262E">
                    <w:rPr>
                      <w:i/>
                      <w:iCs/>
                      <w:sz w:val="24"/>
                      <w:szCs w:val="24"/>
                    </w:rPr>
                    <w:t>ALPHANUMERIC, CHAR, CHARACTER, VARCHAR</w:t>
                  </w:r>
                </w:p>
              </w:tc>
            </w:tr>
          </w:tbl>
          <w:p w14:paraId="00000193" w14:textId="4FE8D97F" w:rsidR="003D7D50" w:rsidRPr="00B0262E" w:rsidRDefault="003D7D50">
            <w:pPr>
              <w:spacing w:after="120" w:line="240" w:lineRule="auto"/>
              <w:ind w:left="720"/>
              <w:jc w:val="center"/>
            </w:pPr>
          </w:p>
        </w:tc>
      </w:tr>
    </w:tbl>
    <w:p w14:paraId="3FFA849E" w14:textId="77777777" w:rsidR="00C972E7" w:rsidRPr="00B0262E" w:rsidRDefault="00C972E7">
      <w:pPr>
        <w:spacing w:after="120" w:line="240" w:lineRule="auto"/>
        <w:rPr>
          <w:b/>
        </w:rPr>
      </w:pPr>
    </w:p>
    <w:p w14:paraId="00000195" w14:textId="52C739A0" w:rsidR="003D7D50" w:rsidRPr="00B0262E" w:rsidRDefault="00000000">
      <w:pPr>
        <w:spacing w:after="120" w:line="240" w:lineRule="auto"/>
        <w:rPr>
          <w:bCs/>
        </w:rPr>
      </w:pPr>
      <w:r w:rsidRPr="00B0262E">
        <w:rPr>
          <w:bCs/>
        </w:rPr>
        <w:t>2.2 Llaves primarias y foráneas</w:t>
      </w:r>
    </w:p>
    <w:tbl>
      <w:tblPr>
        <w:tblStyle w:val="af3"/>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3"/>
        <w:gridCol w:w="8204"/>
        <w:gridCol w:w="5955"/>
      </w:tblGrid>
      <w:tr w:rsidR="003D7D50" w:rsidRPr="00B0262E" w14:paraId="6949AB03" w14:textId="77777777">
        <w:trPr>
          <w:trHeight w:val="580"/>
        </w:trPr>
        <w:tc>
          <w:tcPr>
            <w:tcW w:w="1543" w:type="dxa"/>
            <w:shd w:val="clear" w:color="auto" w:fill="C9DAF8"/>
            <w:tcMar>
              <w:top w:w="100" w:type="dxa"/>
              <w:left w:w="100" w:type="dxa"/>
              <w:bottom w:w="100" w:type="dxa"/>
              <w:right w:w="100" w:type="dxa"/>
            </w:tcMar>
          </w:tcPr>
          <w:p w14:paraId="00000196" w14:textId="77777777" w:rsidR="003D7D50" w:rsidRPr="00B0262E" w:rsidRDefault="00000000">
            <w:pPr>
              <w:widowControl w:val="0"/>
              <w:spacing w:line="240" w:lineRule="auto"/>
              <w:jc w:val="center"/>
              <w:rPr>
                <w:b/>
              </w:rPr>
            </w:pPr>
            <w:r w:rsidRPr="00B0262E">
              <w:rPr>
                <w:b/>
              </w:rPr>
              <w:t>Tipo de recurso</w:t>
            </w:r>
          </w:p>
        </w:tc>
        <w:tc>
          <w:tcPr>
            <w:tcW w:w="14159" w:type="dxa"/>
            <w:gridSpan w:val="2"/>
            <w:shd w:val="clear" w:color="auto" w:fill="C9DAF8"/>
            <w:tcMar>
              <w:top w:w="100" w:type="dxa"/>
              <w:left w:w="100" w:type="dxa"/>
              <w:bottom w:w="100" w:type="dxa"/>
              <w:right w:w="100" w:type="dxa"/>
            </w:tcMar>
          </w:tcPr>
          <w:p w14:paraId="00000197" w14:textId="77777777" w:rsidR="003D7D50" w:rsidRPr="00B0262E" w:rsidRDefault="00000000">
            <w:pPr>
              <w:pStyle w:val="Ttulo"/>
              <w:widowControl w:val="0"/>
              <w:spacing w:line="240" w:lineRule="auto"/>
              <w:jc w:val="center"/>
              <w:rPr>
                <w:sz w:val="22"/>
                <w:szCs w:val="22"/>
              </w:rPr>
            </w:pPr>
            <w:bookmarkStart w:id="36" w:name="_heading=h.tyjcwt" w:colFirst="0" w:colLast="0"/>
            <w:bookmarkEnd w:id="36"/>
            <w:r w:rsidRPr="00B0262E">
              <w:rPr>
                <w:sz w:val="22"/>
                <w:szCs w:val="22"/>
              </w:rPr>
              <w:t>Slider Imagen</w:t>
            </w:r>
          </w:p>
        </w:tc>
      </w:tr>
      <w:tr w:rsidR="003D7D50" w:rsidRPr="00B0262E" w14:paraId="4A326EC7" w14:textId="77777777">
        <w:trPr>
          <w:trHeight w:val="420"/>
        </w:trPr>
        <w:tc>
          <w:tcPr>
            <w:tcW w:w="1543" w:type="dxa"/>
            <w:shd w:val="clear" w:color="auto" w:fill="auto"/>
            <w:tcMar>
              <w:top w:w="100" w:type="dxa"/>
              <w:left w:w="100" w:type="dxa"/>
              <w:bottom w:w="100" w:type="dxa"/>
              <w:right w:w="100" w:type="dxa"/>
            </w:tcMar>
          </w:tcPr>
          <w:p w14:paraId="00000199" w14:textId="77777777" w:rsidR="003D7D50" w:rsidRPr="00B0262E" w:rsidRDefault="00000000">
            <w:pPr>
              <w:widowControl w:val="0"/>
              <w:spacing w:line="240" w:lineRule="auto"/>
              <w:rPr>
                <w:b/>
                <w:color w:val="000000" w:themeColor="text1"/>
              </w:rPr>
            </w:pPr>
            <w:r w:rsidRPr="00B0262E">
              <w:rPr>
                <w:b/>
                <w:color w:val="000000" w:themeColor="text1"/>
              </w:rPr>
              <w:t>Introducción</w:t>
            </w:r>
          </w:p>
        </w:tc>
        <w:tc>
          <w:tcPr>
            <w:tcW w:w="14159" w:type="dxa"/>
            <w:gridSpan w:val="2"/>
            <w:shd w:val="clear" w:color="auto" w:fill="auto"/>
            <w:tcMar>
              <w:top w:w="100" w:type="dxa"/>
              <w:left w:w="100" w:type="dxa"/>
              <w:bottom w:w="100" w:type="dxa"/>
              <w:right w:w="100" w:type="dxa"/>
            </w:tcMar>
          </w:tcPr>
          <w:p w14:paraId="0000019A" w14:textId="20A7CB6B" w:rsidR="003D7D50" w:rsidRPr="00B0262E" w:rsidRDefault="00000000">
            <w:pPr>
              <w:widowControl w:val="0"/>
              <w:spacing w:line="240" w:lineRule="auto"/>
              <w:rPr>
                <w:color w:val="999999"/>
              </w:rPr>
            </w:pPr>
            <w:r w:rsidRPr="00B0262E">
              <w:t xml:space="preserve">A continuación, </w:t>
            </w:r>
            <w:r w:rsidR="008A19C4" w:rsidRPr="00B0262E">
              <w:t xml:space="preserve">se </w:t>
            </w:r>
            <w:r w:rsidRPr="00B0262E">
              <w:t>explica</w:t>
            </w:r>
            <w:r w:rsidR="008A19C4" w:rsidRPr="00B0262E">
              <w:t xml:space="preserve"> </w:t>
            </w:r>
            <w:r w:rsidRPr="00B0262E">
              <w:t>en qué consiste</w:t>
            </w:r>
            <w:r w:rsidR="00C54B2A" w:rsidRPr="00B0262E">
              <w:t>n</w:t>
            </w:r>
            <w:r w:rsidRPr="00B0262E">
              <w:t xml:space="preserve"> cada una de estas llaves y al final se representa</w:t>
            </w:r>
            <w:r w:rsidR="00AD5742" w:rsidRPr="00B0262E">
              <w:t xml:space="preserve"> </w:t>
            </w:r>
            <w:r w:rsidRPr="00B0262E">
              <w:t>a través de un ejemplo cada una</w:t>
            </w:r>
            <w:r w:rsidR="00D24E65" w:rsidRPr="00B0262E">
              <w:t xml:space="preserve"> de ellas</w:t>
            </w:r>
            <w:r w:rsidRPr="00B0262E">
              <w:t>:</w:t>
            </w:r>
          </w:p>
        </w:tc>
      </w:tr>
      <w:tr w:rsidR="003D7D50" w:rsidRPr="00B0262E" w14:paraId="0BD09639" w14:textId="77777777">
        <w:trPr>
          <w:trHeight w:val="420"/>
        </w:trPr>
        <w:tc>
          <w:tcPr>
            <w:tcW w:w="9747" w:type="dxa"/>
            <w:gridSpan w:val="2"/>
            <w:shd w:val="clear" w:color="auto" w:fill="auto"/>
            <w:tcMar>
              <w:top w:w="100" w:type="dxa"/>
              <w:left w:w="100" w:type="dxa"/>
              <w:bottom w:w="100" w:type="dxa"/>
              <w:right w:w="100" w:type="dxa"/>
            </w:tcMar>
          </w:tcPr>
          <w:p w14:paraId="0000019C" w14:textId="664C58D7" w:rsidR="003D7D50" w:rsidRPr="00B0262E" w:rsidRDefault="00000000">
            <w:pPr>
              <w:widowControl w:val="0"/>
              <w:spacing w:line="240" w:lineRule="auto"/>
              <w:rPr>
                <w:b/>
                <w:color w:val="000000" w:themeColor="text1"/>
              </w:rPr>
            </w:pPr>
            <w:r w:rsidRPr="00B0262E">
              <w:rPr>
                <w:b/>
                <w:color w:val="000000" w:themeColor="text1"/>
              </w:rPr>
              <w:t>Llave primaria</w:t>
            </w:r>
          </w:p>
          <w:p w14:paraId="19F91616" w14:textId="77777777" w:rsidR="00022CCD" w:rsidRPr="00B0262E" w:rsidRDefault="00022CCD">
            <w:pPr>
              <w:widowControl w:val="0"/>
              <w:spacing w:line="240" w:lineRule="auto"/>
              <w:rPr>
                <w:b/>
                <w:color w:val="000000" w:themeColor="text1"/>
              </w:rPr>
            </w:pPr>
          </w:p>
          <w:p w14:paraId="0000019D" w14:textId="33D60292" w:rsidR="003D7D50" w:rsidRPr="00B0262E" w:rsidRDefault="00000000">
            <w:pPr>
              <w:widowControl w:val="0"/>
              <w:spacing w:line="240" w:lineRule="auto"/>
              <w:rPr>
                <w:color w:val="000000" w:themeColor="text1"/>
              </w:rPr>
            </w:pPr>
            <w:r w:rsidRPr="00B0262E">
              <w:rPr>
                <w:color w:val="000000" w:themeColor="text1"/>
              </w:rPr>
              <w:t>Una llave o clave primaria es un campo o grupo de campos que identifican de forma única un registro. Dentro de la tabla cada registro tiene su propia llave primaria</w:t>
            </w:r>
            <w:r w:rsidR="00DC7BA9" w:rsidRPr="00B0262E">
              <w:rPr>
                <w:color w:val="000000" w:themeColor="text1"/>
              </w:rPr>
              <w:t>,</w:t>
            </w:r>
            <w:r w:rsidRPr="00B0262E">
              <w:rPr>
                <w:color w:val="000000" w:themeColor="text1"/>
              </w:rPr>
              <w:t xml:space="preserve"> que es única e irrepetible (González, 2022). Esta llave se implementa para identificar al registro dentro de la tabla, para poder tener acceso al registro organizarlo y manipularlo. </w:t>
            </w:r>
          </w:p>
          <w:p w14:paraId="0000019E" w14:textId="77777777" w:rsidR="003D7D50" w:rsidRPr="00B0262E" w:rsidRDefault="003D7D50">
            <w:pPr>
              <w:widowControl w:val="0"/>
              <w:spacing w:line="240" w:lineRule="auto"/>
              <w:rPr>
                <w:color w:val="000000" w:themeColor="text1"/>
              </w:rPr>
            </w:pPr>
          </w:p>
          <w:p w14:paraId="0000019F" w14:textId="342D757B" w:rsidR="003D7D50" w:rsidRPr="00B0262E" w:rsidRDefault="00000000">
            <w:pPr>
              <w:widowControl w:val="0"/>
              <w:numPr>
                <w:ilvl w:val="0"/>
                <w:numId w:val="20"/>
              </w:numPr>
              <w:pBdr>
                <w:top w:val="nil"/>
                <w:left w:val="nil"/>
                <w:bottom w:val="nil"/>
                <w:right w:val="nil"/>
                <w:between w:val="nil"/>
              </w:pBdr>
              <w:spacing w:line="240" w:lineRule="auto"/>
              <w:ind w:left="462"/>
              <w:rPr>
                <w:color w:val="000000" w:themeColor="text1"/>
              </w:rPr>
            </w:pPr>
            <w:r w:rsidRPr="00B0262E">
              <w:rPr>
                <w:b/>
                <w:color w:val="000000" w:themeColor="text1"/>
              </w:rPr>
              <w:t>Ejemplo:</w:t>
            </w:r>
            <w:r w:rsidRPr="00B0262E">
              <w:rPr>
                <w:color w:val="000000" w:themeColor="text1"/>
              </w:rPr>
              <w:t xml:space="preserve"> si </w:t>
            </w:r>
            <w:r w:rsidR="00DC7BA9" w:rsidRPr="00B0262E">
              <w:rPr>
                <w:color w:val="000000" w:themeColor="text1"/>
              </w:rPr>
              <w:t xml:space="preserve">se tiene </w:t>
            </w:r>
            <w:r w:rsidRPr="00B0262E">
              <w:rPr>
                <w:color w:val="000000" w:themeColor="text1"/>
              </w:rPr>
              <w:t>una tabla “usuario” la llave primaria que identificaría a cada registro de forma única sería el campo código de usuario.</w:t>
            </w:r>
          </w:p>
        </w:tc>
        <w:tc>
          <w:tcPr>
            <w:tcW w:w="5955" w:type="dxa"/>
            <w:shd w:val="clear" w:color="auto" w:fill="auto"/>
            <w:tcMar>
              <w:top w:w="100" w:type="dxa"/>
              <w:left w:w="100" w:type="dxa"/>
              <w:bottom w:w="100" w:type="dxa"/>
              <w:right w:w="100" w:type="dxa"/>
            </w:tcMar>
          </w:tcPr>
          <w:p w14:paraId="000001A1" w14:textId="0ED4329E" w:rsidR="003D7D50" w:rsidRDefault="00CE5D1A">
            <w:pPr>
              <w:widowControl w:val="0"/>
              <w:spacing w:line="240" w:lineRule="auto"/>
              <w:rPr>
                <w:b/>
                <w:color w:val="666666"/>
              </w:rPr>
            </w:pPr>
            <w:r>
              <w:rPr>
                <w:b/>
                <w:color w:val="666666"/>
              </w:rPr>
              <w:t xml:space="preserve">Tabla </w:t>
            </w:r>
            <w:r w:rsidR="006A28EA">
              <w:rPr>
                <w:b/>
                <w:color w:val="666666"/>
              </w:rPr>
              <w:t>3</w:t>
            </w:r>
          </w:p>
          <w:p w14:paraId="7DA68853" w14:textId="382C836D" w:rsidR="008F2E53" w:rsidRPr="00E92458" w:rsidRDefault="008F2E53">
            <w:pPr>
              <w:widowControl w:val="0"/>
              <w:spacing w:line="240" w:lineRule="auto"/>
              <w:rPr>
                <w:b/>
                <w:i/>
                <w:iCs/>
                <w:color w:val="666666"/>
              </w:rPr>
            </w:pPr>
            <w:r w:rsidRPr="00E92458">
              <w:rPr>
                <w:b/>
                <w:i/>
                <w:iCs/>
                <w:color w:val="666666"/>
              </w:rPr>
              <w:t xml:space="preserve">Llave primaria </w:t>
            </w:r>
          </w:p>
          <w:p w14:paraId="4A4033A6" w14:textId="1C94A34F" w:rsidR="00CE5D1A" w:rsidRPr="00E92458" w:rsidRDefault="00CE5D1A">
            <w:pPr>
              <w:widowControl w:val="0"/>
              <w:spacing w:line="240" w:lineRule="auto"/>
              <w:rPr>
                <w:bCs/>
                <w:i/>
                <w:iCs/>
                <w:color w:val="666666"/>
              </w:rPr>
            </w:pPr>
          </w:p>
          <w:p w14:paraId="2D2C924A" w14:textId="77777777" w:rsidR="00CE5D1A" w:rsidRPr="00B0262E" w:rsidRDefault="00CE5D1A">
            <w:pPr>
              <w:widowControl w:val="0"/>
              <w:spacing w:line="240" w:lineRule="auto"/>
              <w:rPr>
                <w:b/>
                <w:color w:val="666666"/>
              </w:rPr>
            </w:pPr>
          </w:p>
          <w:p w14:paraId="000001A2" w14:textId="77777777" w:rsidR="003D7D50" w:rsidRPr="00B0262E" w:rsidRDefault="00000000">
            <w:pPr>
              <w:spacing w:after="120" w:line="240" w:lineRule="auto"/>
              <w:jc w:val="center"/>
            </w:pPr>
            <w:r w:rsidRPr="00B0262E">
              <w:rPr>
                <w:noProof/>
                <w:sz w:val="24"/>
                <w:szCs w:val="24"/>
              </w:rPr>
              <w:drawing>
                <wp:inline distT="0" distB="0" distL="0" distR="0" wp14:anchorId="4515155C" wp14:editId="54E13234">
                  <wp:extent cx="3401757" cy="1688728"/>
                  <wp:effectExtent l="0" t="0" r="0" b="0"/>
                  <wp:docPr id="1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3401757" cy="1688728"/>
                          </a:xfrm>
                          <a:prstGeom prst="rect">
                            <a:avLst/>
                          </a:prstGeom>
                          <a:ln/>
                        </pic:spPr>
                      </pic:pic>
                    </a:graphicData>
                  </a:graphic>
                </wp:inline>
              </w:drawing>
            </w:r>
          </w:p>
          <w:p w14:paraId="000001A4" w14:textId="77777777" w:rsidR="003D7D50" w:rsidRPr="00B0262E" w:rsidRDefault="00000000">
            <w:pPr>
              <w:spacing w:after="120" w:line="240" w:lineRule="auto"/>
              <w:ind w:left="720"/>
              <w:jc w:val="center"/>
            </w:pPr>
            <w:r w:rsidRPr="00B0262E">
              <w:t xml:space="preserve">Imagen anexa como </w:t>
            </w:r>
            <w:r w:rsidRPr="00E92458">
              <w:rPr>
                <w:color w:val="000000"/>
              </w:rPr>
              <w:t>228130_i17</w:t>
            </w:r>
          </w:p>
        </w:tc>
      </w:tr>
      <w:tr w:rsidR="003D7D50" w:rsidRPr="00B0262E" w14:paraId="5C1FB896" w14:textId="77777777">
        <w:trPr>
          <w:trHeight w:val="420"/>
        </w:trPr>
        <w:tc>
          <w:tcPr>
            <w:tcW w:w="9747" w:type="dxa"/>
            <w:gridSpan w:val="2"/>
            <w:shd w:val="clear" w:color="auto" w:fill="auto"/>
            <w:tcMar>
              <w:top w:w="100" w:type="dxa"/>
              <w:left w:w="100" w:type="dxa"/>
              <w:bottom w:w="100" w:type="dxa"/>
              <w:right w:w="100" w:type="dxa"/>
            </w:tcMar>
          </w:tcPr>
          <w:p w14:paraId="000001A5" w14:textId="125901C2" w:rsidR="003D7D50" w:rsidRPr="00B0262E" w:rsidRDefault="00000000">
            <w:pPr>
              <w:widowControl w:val="0"/>
              <w:spacing w:line="240" w:lineRule="auto"/>
              <w:rPr>
                <w:b/>
                <w:color w:val="000000" w:themeColor="text1"/>
              </w:rPr>
            </w:pPr>
            <w:r w:rsidRPr="00B0262E">
              <w:rPr>
                <w:b/>
                <w:color w:val="000000" w:themeColor="text1"/>
              </w:rPr>
              <w:t>Llaves foráneas</w:t>
            </w:r>
          </w:p>
          <w:p w14:paraId="7BA5395A" w14:textId="77777777" w:rsidR="00022CCD" w:rsidRPr="00B0262E" w:rsidRDefault="00022CCD">
            <w:pPr>
              <w:widowControl w:val="0"/>
              <w:spacing w:line="240" w:lineRule="auto"/>
              <w:rPr>
                <w:b/>
                <w:color w:val="000000" w:themeColor="text1"/>
              </w:rPr>
            </w:pPr>
          </w:p>
          <w:p w14:paraId="000001A6" w14:textId="67E1BDA8" w:rsidR="003D7D50" w:rsidRPr="00B0262E" w:rsidRDefault="00000000">
            <w:pPr>
              <w:widowControl w:val="0"/>
              <w:spacing w:line="240" w:lineRule="auto"/>
              <w:rPr>
                <w:color w:val="000000" w:themeColor="text1"/>
              </w:rPr>
            </w:pPr>
            <w:r w:rsidRPr="00B0262E">
              <w:rPr>
                <w:color w:val="000000" w:themeColor="text1"/>
              </w:rPr>
              <w:t xml:space="preserve">Una </w:t>
            </w:r>
            <w:r w:rsidR="000B21FF" w:rsidRPr="00B0262E">
              <w:rPr>
                <w:color w:val="000000" w:themeColor="text1"/>
              </w:rPr>
              <w:t>c</w:t>
            </w:r>
            <w:r w:rsidR="00592F62" w:rsidRPr="00B0262E">
              <w:rPr>
                <w:color w:val="000000" w:themeColor="text1"/>
              </w:rPr>
              <w:t>l</w:t>
            </w:r>
            <w:r w:rsidRPr="00B0262E">
              <w:rPr>
                <w:color w:val="000000" w:themeColor="text1"/>
              </w:rPr>
              <w:t>ave foránea es una columna o un conjunto de columnas en una tabla</w:t>
            </w:r>
            <w:r w:rsidR="000B21FF" w:rsidRPr="00B0262E">
              <w:rPr>
                <w:color w:val="000000" w:themeColor="text1"/>
              </w:rPr>
              <w:t>,</w:t>
            </w:r>
            <w:r w:rsidRPr="00B0262E">
              <w:rPr>
                <w:color w:val="000000" w:themeColor="text1"/>
              </w:rPr>
              <w:t xml:space="preserve"> cuyos valores corresponden a los valores de la clave primaria de otra tabla. Para poder añadir una fila con un valor de clave foránea específico, debe existir una fila en la tabla relacionada con el mismo valor de clave primaria.</w:t>
            </w:r>
          </w:p>
          <w:p w14:paraId="000001A7" w14:textId="77777777" w:rsidR="003D7D50" w:rsidRPr="00B0262E" w:rsidRDefault="003D7D50">
            <w:pPr>
              <w:widowControl w:val="0"/>
              <w:spacing w:line="240" w:lineRule="auto"/>
              <w:rPr>
                <w:color w:val="000000" w:themeColor="text1"/>
              </w:rPr>
            </w:pPr>
          </w:p>
          <w:p w14:paraId="000001A8" w14:textId="49E44B32" w:rsidR="003D7D50" w:rsidRPr="00B0262E" w:rsidRDefault="00000000">
            <w:pPr>
              <w:widowControl w:val="0"/>
              <w:spacing w:line="240" w:lineRule="auto"/>
              <w:rPr>
                <w:color w:val="000000" w:themeColor="text1"/>
              </w:rPr>
            </w:pPr>
            <w:r w:rsidRPr="00B0262E">
              <w:rPr>
                <w:color w:val="000000" w:themeColor="text1"/>
              </w:rPr>
              <w:lastRenderedPageBreak/>
              <w:t>Se implementa para relacionar dos tablas, los atributos referenciados por medio de esta clave</w:t>
            </w:r>
            <w:r w:rsidR="000C5547" w:rsidRPr="00B0262E">
              <w:rPr>
                <w:color w:val="000000" w:themeColor="text1"/>
              </w:rPr>
              <w:t>,</w:t>
            </w:r>
            <w:r w:rsidRPr="00B0262E">
              <w:rPr>
                <w:color w:val="000000" w:themeColor="text1"/>
              </w:rPr>
              <w:t xml:space="preserve"> solo pueden contener valores de la clave principal de la tabla con que esté relacionada.</w:t>
            </w:r>
          </w:p>
          <w:p w14:paraId="000001A9" w14:textId="77777777" w:rsidR="003D7D50" w:rsidRPr="00B0262E" w:rsidRDefault="003D7D50">
            <w:pPr>
              <w:widowControl w:val="0"/>
              <w:spacing w:line="240" w:lineRule="auto"/>
              <w:rPr>
                <w:color w:val="000000" w:themeColor="text1"/>
              </w:rPr>
            </w:pPr>
          </w:p>
          <w:p w14:paraId="000001AA" w14:textId="5D1DFC57" w:rsidR="003D7D50" w:rsidRPr="00B0262E" w:rsidRDefault="00000000">
            <w:pPr>
              <w:widowControl w:val="0"/>
              <w:numPr>
                <w:ilvl w:val="0"/>
                <w:numId w:val="19"/>
              </w:numPr>
              <w:pBdr>
                <w:top w:val="nil"/>
                <w:left w:val="nil"/>
                <w:bottom w:val="nil"/>
                <w:right w:val="nil"/>
                <w:between w:val="nil"/>
              </w:pBdr>
              <w:spacing w:line="240" w:lineRule="auto"/>
              <w:ind w:left="462"/>
              <w:rPr>
                <w:color w:val="000000" w:themeColor="text1"/>
              </w:rPr>
            </w:pPr>
            <w:r w:rsidRPr="00B0262E">
              <w:rPr>
                <w:b/>
                <w:color w:val="000000" w:themeColor="text1"/>
              </w:rPr>
              <w:t>Ejemplo:</w:t>
            </w:r>
            <w:r w:rsidRPr="00B0262E">
              <w:rPr>
                <w:color w:val="000000" w:themeColor="text1"/>
              </w:rPr>
              <w:t xml:space="preserve"> se dispone de dos tablas que están relacionadas, una llamada “Alquiler</w:t>
            </w:r>
            <w:r w:rsidR="000C5547" w:rsidRPr="00B0262E">
              <w:rPr>
                <w:color w:val="000000" w:themeColor="text1"/>
              </w:rPr>
              <w:t>es</w:t>
            </w:r>
            <w:r w:rsidRPr="00B0262E">
              <w:rPr>
                <w:color w:val="000000" w:themeColor="text1"/>
              </w:rPr>
              <w:t>” y otra tabla “</w:t>
            </w:r>
            <w:r w:rsidR="000C5547" w:rsidRPr="00B0262E">
              <w:rPr>
                <w:color w:val="000000" w:themeColor="text1"/>
              </w:rPr>
              <w:t>C</w:t>
            </w:r>
            <w:r w:rsidRPr="00B0262E">
              <w:rPr>
                <w:color w:val="000000" w:themeColor="text1"/>
              </w:rPr>
              <w:t xml:space="preserve">lientes”, se puede observar que la relación es por medio de llave foránea, en este caso la llave foránea se encuentra localizada en la tabla </w:t>
            </w:r>
            <w:r w:rsidR="00920A38" w:rsidRPr="00B0262E">
              <w:rPr>
                <w:color w:val="000000" w:themeColor="text1"/>
              </w:rPr>
              <w:t>“</w:t>
            </w:r>
            <w:r w:rsidRPr="00B0262E">
              <w:rPr>
                <w:color w:val="000000" w:themeColor="text1"/>
              </w:rPr>
              <w:t>Alquiler</w:t>
            </w:r>
            <w:r w:rsidR="00920A38" w:rsidRPr="00B0262E">
              <w:rPr>
                <w:color w:val="000000" w:themeColor="text1"/>
              </w:rPr>
              <w:t>”</w:t>
            </w:r>
            <w:r w:rsidRPr="00B0262E">
              <w:rPr>
                <w:color w:val="000000" w:themeColor="text1"/>
              </w:rPr>
              <w:t xml:space="preserve"> por medio del campo </w:t>
            </w:r>
            <w:r w:rsidR="00920A38" w:rsidRPr="00B0262E">
              <w:rPr>
                <w:color w:val="000000" w:themeColor="text1"/>
              </w:rPr>
              <w:t>“</w:t>
            </w:r>
            <w:proofErr w:type="spellStart"/>
            <w:r w:rsidRPr="00B0262E">
              <w:rPr>
                <w:color w:val="000000" w:themeColor="text1"/>
              </w:rPr>
              <w:t>cod_cliente</w:t>
            </w:r>
            <w:proofErr w:type="spellEnd"/>
            <w:r w:rsidR="00920A38" w:rsidRPr="00B0262E">
              <w:rPr>
                <w:color w:val="000000" w:themeColor="text1"/>
              </w:rPr>
              <w:t>”</w:t>
            </w:r>
            <w:r w:rsidRPr="00B0262E">
              <w:rPr>
                <w:color w:val="000000" w:themeColor="text1"/>
              </w:rPr>
              <w:t>, donde a su vez</w:t>
            </w:r>
            <w:r w:rsidR="00122D6F" w:rsidRPr="00B0262E">
              <w:rPr>
                <w:color w:val="000000" w:themeColor="text1"/>
              </w:rPr>
              <w:t>,</w:t>
            </w:r>
            <w:r w:rsidRPr="00B0262E">
              <w:rPr>
                <w:color w:val="000000" w:themeColor="text1"/>
              </w:rPr>
              <w:t xml:space="preserve"> debe ser cl</w:t>
            </w:r>
            <w:r w:rsidR="00920A38" w:rsidRPr="00B0262E">
              <w:rPr>
                <w:color w:val="000000" w:themeColor="text1"/>
              </w:rPr>
              <w:t>a</w:t>
            </w:r>
            <w:r w:rsidRPr="00B0262E">
              <w:rPr>
                <w:color w:val="000000" w:themeColor="text1"/>
              </w:rPr>
              <w:t>ve primaria en la otra tabla con la que está relacionada.</w:t>
            </w:r>
          </w:p>
        </w:tc>
        <w:tc>
          <w:tcPr>
            <w:tcW w:w="5955" w:type="dxa"/>
            <w:shd w:val="clear" w:color="auto" w:fill="auto"/>
            <w:tcMar>
              <w:top w:w="100" w:type="dxa"/>
              <w:left w:w="100" w:type="dxa"/>
              <w:bottom w:w="100" w:type="dxa"/>
              <w:right w:w="100" w:type="dxa"/>
            </w:tcMar>
          </w:tcPr>
          <w:p w14:paraId="000001AC" w14:textId="77777777" w:rsidR="003D7D50" w:rsidRPr="00B0262E" w:rsidRDefault="00000000">
            <w:pPr>
              <w:spacing w:after="120" w:line="240" w:lineRule="auto"/>
              <w:ind w:left="720"/>
              <w:jc w:val="center"/>
            </w:pPr>
            <w:commentRangeStart w:id="37"/>
            <w:r w:rsidRPr="00B0262E">
              <w:rPr>
                <w:noProof/>
              </w:rPr>
              <w:lastRenderedPageBreak/>
              <w:drawing>
                <wp:inline distT="0" distB="0" distL="0" distR="0" wp14:anchorId="5E4FCF2D" wp14:editId="36CBECD5">
                  <wp:extent cx="3097254" cy="1050502"/>
                  <wp:effectExtent l="0" t="0" r="0" b="0"/>
                  <wp:docPr id="1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l="18343" t="36534" r="21657" b="27269"/>
                          <a:stretch>
                            <a:fillRect/>
                          </a:stretch>
                        </pic:blipFill>
                        <pic:spPr>
                          <a:xfrm>
                            <a:off x="0" y="0"/>
                            <a:ext cx="3097254" cy="1050502"/>
                          </a:xfrm>
                          <a:prstGeom prst="rect">
                            <a:avLst/>
                          </a:prstGeom>
                          <a:ln/>
                        </pic:spPr>
                      </pic:pic>
                    </a:graphicData>
                  </a:graphic>
                </wp:inline>
              </w:drawing>
            </w:r>
            <w:commentRangeEnd w:id="37"/>
            <w:r w:rsidR="00E92458">
              <w:rPr>
                <w:rStyle w:val="Refdecomentario"/>
              </w:rPr>
              <w:commentReference w:id="37"/>
            </w:r>
          </w:p>
          <w:p w14:paraId="000001AD" w14:textId="77777777" w:rsidR="003D7D50" w:rsidRPr="00B0262E" w:rsidRDefault="00000000">
            <w:pPr>
              <w:spacing w:after="120" w:line="240" w:lineRule="auto"/>
              <w:ind w:left="720"/>
              <w:jc w:val="center"/>
            </w:pPr>
            <w:r w:rsidRPr="00B0262E">
              <w:lastRenderedPageBreak/>
              <w:t xml:space="preserve">Fuente </w:t>
            </w:r>
            <w:hyperlink r:id="rId48">
              <w:r w:rsidRPr="00B0262E">
                <w:rPr>
                  <w:color w:val="0000FF"/>
                  <w:u w:val="single"/>
                </w:rPr>
                <w:t>https://openlibra.com/es/book/download/sistemas-gestores-de-bases-de-datos</w:t>
              </w:r>
            </w:hyperlink>
          </w:p>
          <w:p w14:paraId="000001AE" w14:textId="77777777" w:rsidR="003D7D50" w:rsidRPr="00B0262E" w:rsidRDefault="00000000">
            <w:pPr>
              <w:widowControl w:val="0"/>
              <w:spacing w:line="240" w:lineRule="auto"/>
            </w:pPr>
            <w:r w:rsidRPr="00B0262E">
              <w:t xml:space="preserve"> Imagen anexa como: </w:t>
            </w:r>
            <w:r w:rsidRPr="00E92458">
              <w:rPr>
                <w:color w:val="000000"/>
              </w:rPr>
              <w:t>228130_i18</w:t>
            </w:r>
          </w:p>
        </w:tc>
      </w:tr>
    </w:tbl>
    <w:p w14:paraId="000001AF" w14:textId="77777777" w:rsidR="003D7D50" w:rsidRPr="00B0262E" w:rsidRDefault="003D7D50">
      <w:pPr>
        <w:spacing w:after="120" w:line="240" w:lineRule="auto"/>
        <w:rPr>
          <w:bCs/>
        </w:rPr>
      </w:pPr>
    </w:p>
    <w:p w14:paraId="000001B0" w14:textId="77777777" w:rsidR="003D7D50" w:rsidRPr="00B0262E" w:rsidRDefault="00000000">
      <w:pPr>
        <w:spacing w:after="120" w:line="240" w:lineRule="auto"/>
        <w:rPr>
          <w:bCs/>
        </w:rPr>
      </w:pPr>
      <w:r w:rsidRPr="00B0262E">
        <w:rPr>
          <w:bCs/>
        </w:rPr>
        <w:t>2.3 Etapas del diseño, modelo entidad relación</w:t>
      </w:r>
    </w:p>
    <w:tbl>
      <w:tblPr>
        <w:tblStyle w:val="af4"/>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47F92EF4" w14:textId="77777777">
        <w:trPr>
          <w:trHeight w:val="580"/>
        </w:trPr>
        <w:tc>
          <w:tcPr>
            <w:tcW w:w="1676" w:type="dxa"/>
            <w:shd w:val="clear" w:color="auto" w:fill="C9DAF8"/>
            <w:tcMar>
              <w:top w:w="100" w:type="dxa"/>
              <w:left w:w="100" w:type="dxa"/>
              <w:bottom w:w="100" w:type="dxa"/>
              <w:right w:w="100" w:type="dxa"/>
            </w:tcMar>
          </w:tcPr>
          <w:p w14:paraId="000001B1" w14:textId="77777777" w:rsidR="003D7D50" w:rsidRPr="00B0262E" w:rsidRDefault="00000000">
            <w:pPr>
              <w:widowControl w:val="0"/>
              <w:pBdr>
                <w:top w:val="nil"/>
                <w:left w:val="nil"/>
                <w:bottom w:val="nil"/>
                <w:right w:val="nil"/>
                <w:between w:val="nil"/>
              </w:pBdr>
              <w:spacing w:line="240" w:lineRule="auto"/>
              <w:rPr>
                <w:b/>
                <w:bCs/>
              </w:rPr>
            </w:pPr>
            <w:r w:rsidRPr="00B0262E">
              <w:rPr>
                <w:b/>
                <w:bCs/>
              </w:rPr>
              <w:t>Tipo de recurso</w:t>
            </w:r>
          </w:p>
        </w:tc>
        <w:tc>
          <w:tcPr>
            <w:tcW w:w="14025" w:type="dxa"/>
            <w:shd w:val="clear" w:color="auto" w:fill="C9DAF8"/>
            <w:tcMar>
              <w:top w:w="100" w:type="dxa"/>
              <w:left w:w="100" w:type="dxa"/>
              <w:bottom w:w="100" w:type="dxa"/>
              <w:right w:w="100" w:type="dxa"/>
            </w:tcMar>
          </w:tcPr>
          <w:p w14:paraId="000001B2" w14:textId="77777777" w:rsidR="003D7D50" w:rsidRPr="00B0262E" w:rsidRDefault="00000000">
            <w:pPr>
              <w:pStyle w:val="Ttulo"/>
              <w:jc w:val="center"/>
              <w:rPr>
                <w:sz w:val="22"/>
                <w:szCs w:val="22"/>
              </w:rPr>
            </w:pPr>
            <w:r w:rsidRPr="00B0262E">
              <w:rPr>
                <w:sz w:val="22"/>
                <w:szCs w:val="22"/>
              </w:rPr>
              <w:t>Cuadro de texto</w:t>
            </w:r>
          </w:p>
        </w:tc>
      </w:tr>
      <w:tr w:rsidR="003D7D50" w:rsidRPr="00B0262E" w14:paraId="3D8B2606" w14:textId="77777777">
        <w:trPr>
          <w:trHeight w:val="420"/>
        </w:trPr>
        <w:tc>
          <w:tcPr>
            <w:tcW w:w="15701" w:type="dxa"/>
            <w:gridSpan w:val="2"/>
            <w:shd w:val="clear" w:color="auto" w:fill="auto"/>
            <w:tcMar>
              <w:top w:w="100" w:type="dxa"/>
              <w:left w:w="100" w:type="dxa"/>
              <w:bottom w:w="100" w:type="dxa"/>
              <w:right w:w="100" w:type="dxa"/>
            </w:tcMar>
          </w:tcPr>
          <w:p w14:paraId="000001B3" w14:textId="0BFF626C" w:rsidR="003D7D50" w:rsidRPr="00B0262E" w:rsidRDefault="00000000">
            <w:pPr>
              <w:spacing w:after="120" w:line="240" w:lineRule="auto"/>
              <w:jc w:val="both"/>
            </w:pPr>
            <w:r w:rsidRPr="00B0262E">
              <w:t>Para empezar a entender el modelo entidad–relación</w:t>
            </w:r>
            <w:r w:rsidR="005F6EC2" w:rsidRPr="00B0262E">
              <w:t>,</w:t>
            </w:r>
            <w:r w:rsidRPr="00B0262E">
              <w:t xml:space="preserve"> se debe</w:t>
            </w:r>
            <w:r w:rsidR="005F6EC2" w:rsidRPr="00B0262E">
              <w:t>n</w:t>
            </w:r>
            <w:r w:rsidRPr="00B0262E">
              <w:t xml:space="preserve"> revisar primero </w:t>
            </w:r>
            <w:r w:rsidR="005F6EC2" w:rsidRPr="00B0262E">
              <w:t xml:space="preserve">los </w:t>
            </w:r>
            <w:r w:rsidRPr="00B0262E">
              <w:t>conceptos básicos, qu</w:t>
            </w:r>
            <w:r w:rsidR="005F6EC2" w:rsidRPr="00B0262E">
              <w:t>é</w:t>
            </w:r>
            <w:r w:rsidRPr="00B0262E">
              <w:t xml:space="preserve"> es un modelo, cu</w:t>
            </w:r>
            <w:r w:rsidR="005F6EC2" w:rsidRPr="00B0262E">
              <w:t>á</w:t>
            </w:r>
            <w:r w:rsidRPr="00B0262E">
              <w:t xml:space="preserve">les modelos existen y demás </w:t>
            </w:r>
            <w:r w:rsidR="00684F89" w:rsidRPr="00B0262E">
              <w:t xml:space="preserve">temas </w:t>
            </w:r>
            <w:r w:rsidRPr="00B0262E">
              <w:t>pertinentes.</w:t>
            </w:r>
          </w:p>
          <w:p w14:paraId="000001B4" w14:textId="77777777" w:rsidR="003D7D50" w:rsidRPr="00B0262E" w:rsidRDefault="00000000">
            <w:pPr>
              <w:spacing w:after="120" w:line="240" w:lineRule="auto"/>
              <w:rPr>
                <w:b/>
              </w:rPr>
            </w:pPr>
            <w:r w:rsidRPr="00B0262E">
              <w:rPr>
                <w:b/>
              </w:rPr>
              <w:t>Modelos de Datos</w:t>
            </w:r>
          </w:p>
          <w:p w14:paraId="000001B5" w14:textId="5F6F760A" w:rsidR="003D7D50" w:rsidRPr="00B0262E" w:rsidRDefault="00000000">
            <w:pPr>
              <w:spacing w:after="120" w:line="240" w:lineRule="auto"/>
              <w:jc w:val="both"/>
            </w:pPr>
            <w:r w:rsidRPr="00B0262E">
              <w:t>Cuando se habla de modelo de datos se refiere a una colección de herramientas utilizadas para la descripción de los datos, las formas como se relacionan y la semántica asociada a ellos</w:t>
            </w:r>
            <w:r w:rsidR="00684F89" w:rsidRPr="00B0262E">
              <w:t xml:space="preserve">, además de </w:t>
            </w:r>
            <w:r w:rsidRPr="00B0262E">
              <w:t>sus restricciones de consistencia.</w:t>
            </w:r>
          </w:p>
          <w:p w14:paraId="000001B7" w14:textId="7942F91B" w:rsidR="003D7D50" w:rsidRPr="00B0262E" w:rsidRDefault="00000000">
            <w:pPr>
              <w:spacing w:after="120" w:line="240" w:lineRule="auto"/>
              <w:jc w:val="both"/>
            </w:pPr>
            <w:r w:rsidRPr="00B0262E">
              <w:t>Un modelo de datos puede representar la organización conceptual o lógica de los datos que van a soportar todas las operaciones que se ejecutan en un determinado sistema o negocio.</w:t>
            </w:r>
            <w:r w:rsidR="00961F35" w:rsidRPr="00B0262E">
              <w:t xml:space="preserve"> Dicho </w:t>
            </w:r>
            <w:r w:rsidRPr="00B0262E">
              <w:t>modelo es el encargado de dar una representación gráfica del mundo real al que se asocia, mostrando así</w:t>
            </w:r>
            <w:r w:rsidR="00684F89" w:rsidRPr="00B0262E">
              <w:t>,</w:t>
            </w:r>
            <w:r w:rsidRPr="00B0262E">
              <w:t xml:space="preserve"> </w:t>
            </w:r>
            <w:r w:rsidR="00684F89" w:rsidRPr="00B0262E">
              <w:t>los</w:t>
            </w:r>
            <w:r w:rsidRPr="00B0262E">
              <w:t xml:space="preserve"> elementos que lo componen. Para responder al avance rápido de la tecnología</w:t>
            </w:r>
            <w:r w:rsidR="00961F35" w:rsidRPr="00B0262E">
              <w:t>,</w:t>
            </w:r>
            <w:r w:rsidRPr="00B0262E">
              <w:t xml:space="preserve"> los modelos de datos también han evolucionado y se han clasificado en tres grupos:</w:t>
            </w:r>
          </w:p>
          <w:p w14:paraId="000001B8" w14:textId="4FC874A0" w:rsidR="003D7D50" w:rsidRPr="00B0262E" w:rsidRDefault="00000000">
            <w:pPr>
              <w:numPr>
                <w:ilvl w:val="0"/>
                <w:numId w:val="21"/>
              </w:numPr>
              <w:pBdr>
                <w:top w:val="nil"/>
                <w:left w:val="nil"/>
                <w:bottom w:val="nil"/>
                <w:right w:val="nil"/>
                <w:between w:val="nil"/>
              </w:pBdr>
              <w:spacing w:line="240" w:lineRule="auto"/>
              <w:ind w:left="426"/>
              <w:jc w:val="both"/>
              <w:rPr>
                <w:color w:val="000000"/>
              </w:rPr>
            </w:pPr>
            <w:r w:rsidRPr="00B0262E">
              <w:rPr>
                <w:color w:val="000000"/>
              </w:rPr>
              <w:t>Modelos lógicos basados en objetos</w:t>
            </w:r>
            <w:r w:rsidR="00824D55" w:rsidRPr="00B0262E">
              <w:rPr>
                <w:color w:val="000000"/>
              </w:rPr>
              <w:t>.</w:t>
            </w:r>
          </w:p>
          <w:p w14:paraId="000001B9" w14:textId="56358E52" w:rsidR="003D7D50" w:rsidRPr="00B0262E" w:rsidRDefault="00000000">
            <w:pPr>
              <w:numPr>
                <w:ilvl w:val="0"/>
                <w:numId w:val="21"/>
              </w:numPr>
              <w:pBdr>
                <w:top w:val="nil"/>
                <w:left w:val="nil"/>
                <w:bottom w:val="nil"/>
                <w:right w:val="nil"/>
                <w:between w:val="nil"/>
              </w:pBdr>
              <w:spacing w:line="240" w:lineRule="auto"/>
              <w:ind w:left="426"/>
              <w:jc w:val="both"/>
              <w:rPr>
                <w:color w:val="000000"/>
              </w:rPr>
            </w:pPr>
            <w:r w:rsidRPr="00B0262E">
              <w:rPr>
                <w:color w:val="000000"/>
              </w:rPr>
              <w:t>Modelos lógicos basados en registros</w:t>
            </w:r>
            <w:r w:rsidR="00824D55" w:rsidRPr="00B0262E">
              <w:rPr>
                <w:color w:val="000000"/>
              </w:rPr>
              <w:t>.</w:t>
            </w:r>
          </w:p>
          <w:p w14:paraId="000001BA" w14:textId="7427A1C0" w:rsidR="003D7D50" w:rsidRPr="00B0262E" w:rsidRDefault="00000000">
            <w:pPr>
              <w:numPr>
                <w:ilvl w:val="0"/>
                <w:numId w:val="21"/>
              </w:numPr>
              <w:pBdr>
                <w:top w:val="nil"/>
                <w:left w:val="nil"/>
                <w:bottom w:val="nil"/>
                <w:right w:val="nil"/>
                <w:between w:val="nil"/>
              </w:pBdr>
              <w:spacing w:after="120" w:line="240" w:lineRule="auto"/>
              <w:ind w:left="426"/>
              <w:jc w:val="both"/>
              <w:rPr>
                <w:color w:val="000000"/>
              </w:rPr>
            </w:pPr>
            <w:r w:rsidRPr="00B0262E">
              <w:rPr>
                <w:color w:val="000000"/>
              </w:rPr>
              <w:t>Modelos físicos de datos</w:t>
            </w:r>
            <w:r w:rsidR="00824D55" w:rsidRPr="00B0262E">
              <w:rPr>
                <w:color w:val="000000"/>
              </w:rPr>
              <w:t>.</w:t>
            </w:r>
          </w:p>
          <w:p w14:paraId="000001BB" w14:textId="5AAB47F6" w:rsidR="003D7D50" w:rsidRPr="00B0262E" w:rsidRDefault="00000000">
            <w:pPr>
              <w:spacing w:after="120" w:line="240" w:lineRule="auto"/>
              <w:jc w:val="both"/>
            </w:pPr>
            <w:r w:rsidRPr="00B0262E">
              <w:t>El MER</w:t>
            </w:r>
            <w:r w:rsidR="00961F35" w:rsidRPr="00B0262E">
              <w:t xml:space="preserve"> (</w:t>
            </w:r>
            <w:r w:rsidRPr="00B0262E">
              <w:t xml:space="preserve">como </w:t>
            </w:r>
            <w:r w:rsidR="00961F35" w:rsidRPr="00B0262E">
              <w:t>se denominará</w:t>
            </w:r>
            <w:r w:rsidRPr="00B0262E">
              <w:t xml:space="preserve"> al modelo entidad – relación en adelante</w:t>
            </w:r>
            <w:r w:rsidR="00961F35" w:rsidRPr="00B0262E">
              <w:t>)</w:t>
            </w:r>
            <w:r w:rsidRPr="00B0262E">
              <w:t>, fue</w:t>
            </w:r>
            <w:r w:rsidR="00961F35" w:rsidRPr="00B0262E">
              <w:t xml:space="preserve"> un modelo</w:t>
            </w:r>
            <w:r w:rsidRPr="00B0262E">
              <w:t xml:space="preserve"> introducido originalmente por Peter Chen un estudioso de las ciencias de la computación en el año 1976</w:t>
            </w:r>
            <w:r w:rsidR="00961F35" w:rsidRPr="00B0262E">
              <w:t xml:space="preserve"> </w:t>
            </w:r>
            <w:r w:rsidRPr="00B0262E">
              <w:t>a través de su artículo modelo ER</w:t>
            </w:r>
            <w:r w:rsidR="00961F35" w:rsidRPr="00B0262E">
              <w:t>,</w:t>
            </w:r>
            <w:r w:rsidRPr="00B0262E">
              <w:t xml:space="preserve"> el cual ha sido nombrado en todas las investigaciones y avances de análisis y diseño de sistemas.</w:t>
            </w:r>
          </w:p>
          <w:p w14:paraId="000001BC" w14:textId="77F47F48" w:rsidR="003D7D50" w:rsidRPr="00B0262E" w:rsidRDefault="00000000">
            <w:pPr>
              <w:spacing w:after="120" w:line="240" w:lineRule="auto"/>
            </w:pPr>
            <w:r w:rsidRPr="00B0262E">
              <w:t>La base del MER está en identificar los elementos o entes importantes del sistema, los datos que componen cada una de estas entidades y c</w:t>
            </w:r>
            <w:r w:rsidR="00961F35" w:rsidRPr="00B0262E">
              <w:t>ó</w:t>
            </w:r>
            <w:r w:rsidRPr="00B0262E">
              <w:t>mo sería la relación o interacción entre entidades.</w:t>
            </w:r>
          </w:p>
          <w:p w14:paraId="000001BD" w14:textId="7237CCAF" w:rsidR="003D7D50" w:rsidRDefault="003D7D50">
            <w:pPr>
              <w:spacing w:after="120" w:line="240" w:lineRule="auto"/>
              <w:ind w:left="720"/>
              <w:rPr>
                <w:ins w:id="38" w:author="USER" w:date="2022-09-08T15:56:00Z"/>
              </w:rPr>
            </w:pPr>
          </w:p>
          <w:p w14:paraId="61B44597" w14:textId="75D9502E" w:rsidR="002A1A86" w:rsidRDefault="002A1A86">
            <w:pPr>
              <w:spacing w:after="120" w:line="240" w:lineRule="auto"/>
              <w:ind w:left="720"/>
              <w:rPr>
                <w:ins w:id="39" w:author="USER" w:date="2022-09-08T15:56:00Z"/>
              </w:rPr>
            </w:pPr>
          </w:p>
          <w:p w14:paraId="2CE5DFEF" w14:textId="77777777" w:rsidR="002A1A86" w:rsidRDefault="002A1A86">
            <w:pPr>
              <w:spacing w:after="120" w:line="240" w:lineRule="auto"/>
              <w:ind w:left="720"/>
            </w:pPr>
          </w:p>
          <w:p w14:paraId="38968179" w14:textId="2BCFC206" w:rsidR="00CE5D1A" w:rsidRDefault="00CE5D1A">
            <w:pPr>
              <w:spacing w:after="120" w:line="240" w:lineRule="auto"/>
              <w:ind w:left="720"/>
              <w:rPr>
                <w:b/>
                <w:bCs/>
              </w:rPr>
            </w:pPr>
            <w:r w:rsidRPr="00E92458">
              <w:rPr>
                <w:b/>
                <w:bCs/>
              </w:rPr>
              <w:lastRenderedPageBreak/>
              <w:t xml:space="preserve">Tabla </w:t>
            </w:r>
            <w:r w:rsidR="00EA3549">
              <w:rPr>
                <w:b/>
                <w:bCs/>
              </w:rPr>
              <w:t>5</w:t>
            </w:r>
          </w:p>
          <w:p w14:paraId="5C5328DC" w14:textId="11A4DDB7" w:rsidR="002A1A86" w:rsidRPr="00E92458" w:rsidRDefault="002A1A86">
            <w:pPr>
              <w:spacing w:after="120" w:line="240" w:lineRule="auto"/>
              <w:ind w:left="720"/>
              <w:rPr>
                <w:b/>
                <w:bCs/>
              </w:rPr>
            </w:pPr>
            <w:r>
              <w:rPr>
                <w:i/>
                <w:iCs/>
              </w:rPr>
              <w:t>Modelo de datos</w:t>
            </w:r>
          </w:p>
          <w:p w14:paraId="000001BF" w14:textId="3BA2C7C0" w:rsidR="003D7D50" w:rsidRPr="00B0262E" w:rsidRDefault="00000000">
            <w:pPr>
              <w:spacing w:after="120" w:line="240" w:lineRule="auto"/>
              <w:ind w:left="720"/>
              <w:jc w:val="center"/>
            </w:pPr>
            <w:r w:rsidRPr="00B0262E">
              <w:rPr>
                <w:noProof/>
              </w:rPr>
              <w:drawing>
                <wp:inline distT="0" distB="0" distL="0" distR="0" wp14:anchorId="4849680B" wp14:editId="43293E78">
                  <wp:extent cx="4541533" cy="3661142"/>
                  <wp:effectExtent l="0" t="0" r="0" b="0"/>
                  <wp:docPr id="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4541533" cy="3661142"/>
                          </a:xfrm>
                          <a:prstGeom prst="rect">
                            <a:avLst/>
                          </a:prstGeom>
                          <a:ln/>
                        </pic:spPr>
                      </pic:pic>
                    </a:graphicData>
                  </a:graphic>
                </wp:inline>
              </w:drawing>
            </w:r>
          </w:p>
          <w:p w14:paraId="000001C1" w14:textId="412837DF" w:rsidR="003D7D50" w:rsidRPr="00B0262E" w:rsidRDefault="00000000">
            <w:pPr>
              <w:spacing w:after="120" w:line="240" w:lineRule="auto"/>
              <w:ind w:left="720"/>
              <w:jc w:val="center"/>
            </w:pPr>
            <w:r w:rsidRPr="00B0262E">
              <w:t xml:space="preserve">Imagen anexa como </w:t>
            </w:r>
            <w:r w:rsidRPr="00E92458">
              <w:rPr>
                <w:color w:val="000000"/>
              </w:rPr>
              <w:t>228130_i19</w:t>
            </w:r>
          </w:p>
        </w:tc>
      </w:tr>
    </w:tbl>
    <w:p w14:paraId="000001C3" w14:textId="77777777" w:rsidR="003D7D50" w:rsidRPr="00B0262E" w:rsidRDefault="003D7D50">
      <w:pPr>
        <w:spacing w:after="120" w:line="240" w:lineRule="auto"/>
      </w:pPr>
    </w:p>
    <w:p w14:paraId="000001C4" w14:textId="77777777" w:rsidR="003D7D50" w:rsidRPr="00B0262E" w:rsidRDefault="003D7D50">
      <w:pPr>
        <w:spacing w:after="120" w:line="240" w:lineRule="auto"/>
      </w:pPr>
    </w:p>
    <w:p w14:paraId="000001C5" w14:textId="77777777" w:rsidR="003D7D50" w:rsidRPr="00B0262E" w:rsidRDefault="003D7D50">
      <w:pPr>
        <w:spacing w:after="120" w:line="240" w:lineRule="auto"/>
      </w:pPr>
    </w:p>
    <w:p w14:paraId="000001C6" w14:textId="77777777" w:rsidR="003D7D50" w:rsidRPr="00B0262E" w:rsidRDefault="003D7D50">
      <w:pPr>
        <w:spacing w:after="120" w:line="240" w:lineRule="auto"/>
      </w:pPr>
    </w:p>
    <w:p w14:paraId="000001C7" w14:textId="77777777" w:rsidR="003D7D50" w:rsidRPr="00B0262E" w:rsidRDefault="003D7D50">
      <w:pPr>
        <w:spacing w:after="120" w:line="240" w:lineRule="auto"/>
      </w:pPr>
    </w:p>
    <w:p w14:paraId="000001C8" w14:textId="77777777" w:rsidR="003D7D50" w:rsidRPr="00B0262E" w:rsidRDefault="003D7D50">
      <w:pPr>
        <w:spacing w:after="120" w:line="240" w:lineRule="auto"/>
      </w:pPr>
    </w:p>
    <w:p w14:paraId="000001C9" w14:textId="77777777" w:rsidR="003D7D50" w:rsidRPr="00B0262E" w:rsidRDefault="003D7D50">
      <w:pPr>
        <w:spacing w:after="120" w:line="240" w:lineRule="auto"/>
      </w:pPr>
    </w:p>
    <w:p w14:paraId="000001CA" w14:textId="77777777" w:rsidR="003D7D50" w:rsidRPr="00B0262E" w:rsidRDefault="003D7D50">
      <w:pPr>
        <w:spacing w:after="120" w:line="240" w:lineRule="auto"/>
      </w:pPr>
    </w:p>
    <w:p w14:paraId="000001CB" w14:textId="77777777" w:rsidR="003D7D50" w:rsidRPr="00B0262E" w:rsidRDefault="003D7D50">
      <w:pPr>
        <w:spacing w:after="120" w:line="240" w:lineRule="auto"/>
      </w:pPr>
    </w:p>
    <w:tbl>
      <w:tblPr>
        <w:tblStyle w:val="af5"/>
        <w:tblW w:w="15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620"/>
      </w:tblGrid>
      <w:tr w:rsidR="003D7D50" w:rsidRPr="00B0262E" w14:paraId="1E3E96CA" w14:textId="77777777">
        <w:tc>
          <w:tcPr>
            <w:tcW w:w="1980" w:type="dxa"/>
            <w:shd w:val="clear" w:color="auto" w:fill="C9DAF8"/>
            <w:tcMar>
              <w:top w:w="100" w:type="dxa"/>
              <w:left w:w="100" w:type="dxa"/>
              <w:bottom w:w="100" w:type="dxa"/>
              <w:right w:w="100" w:type="dxa"/>
            </w:tcMar>
          </w:tcPr>
          <w:p w14:paraId="000001CC" w14:textId="77777777" w:rsidR="003D7D50" w:rsidRPr="00B0262E" w:rsidRDefault="00000000">
            <w:pPr>
              <w:widowControl w:val="0"/>
              <w:pBdr>
                <w:top w:val="nil"/>
                <w:left w:val="nil"/>
                <w:bottom w:val="nil"/>
                <w:right w:val="nil"/>
                <w:between w:val="nil"/>
              </w:pBdr>
              <w:spacing w:line="240" w:lineRule="auto"/>
              <w:rPr>
                <w:b/>
              </w:rPr>
            </w:pPr>
            <w:r w:rsidRPr="00B0262E">
              <w:rPr>
                <w:b/>
              </w:rPr>
              <w:t>Tipo de recurso</w:t>
            </w:r>
          </w:p>
        </w:tc>
        <w:tc>
          <w:tcPr>
            <w:tcW w:w="13620" w:type="dxa"/>
            <w:shd w:val="clear" w:color="auto" w:fill="C9DAF8"/>
            <w:tcMar>
              <w:top w:w="100" w:type="dxa"/>
              <w:left w:w="100" w:type="dxa"/>
              <w:bottom w:w="100" w:type="dxa"/>
              <w:right w:w="100" w:type="dxa"/>
            </w:tcMar>
          </w:tcPr>
          <w:p w14:paraId="000001CD" w14:textId="77777777" w:rsidR="003D7D50" w:rsidRPr="00B0262E" w:rsidRDefault="00000000">
            <w:pPr>
              <w:pStyle w:val="Ttulo"/>
              <w:widowControl w:val="0"/>
              <w:spacing w:line="240" w:lineRule="auto"/>
              <w:jc w:val="center"/>
              <w:rPr>
                <w:sz w:val="22"/>
                <w:szCs w:val="22"/>
              </w:rPr>
            </w:pPr>
            <w:bookmarkStart w:id="40" w:name="_heading=h.3dy6vkm" w:colFirst="0" w:colLast="0"/>
            <w:bookmarkEnd w:id="40"/>
            <w:r w:rsidRPr="00B0262E">
              <w:rPr>
                <w:sz w:val="22"/>
                <w:szCs w:val="22"/>
              </w:rPr>
              <w:t>Rutas / Pasos. Verticales 1</w:t>
            </w:r>
          </w:p>
        </w:tc>
      </w:tr>
      <w:tr w:rsidR="003D7D50" w:rsidRPr="00B0262E" w14:paraId="622B785B" w14:textId="77777777">
        <w:tc>
          <w:tcPr>
            <w:tcW w:w="1980" w:type="dxa"/>
            <w:shd w:val="clear" w:color="auto" w:fill="auto"/>
            <w:tcMar>
              <w:top w:w="100" w:type="dxa"/>
              <w:left w:w="100" w:type="dxa"/>
              <w:bottom w:w="100" w:type="dxa"/>
              <w:right w:w="100" w:type="dxa"/>
            </w:tcMar>
          </w:tcPr>
          <w:p w14:paraId="000001CE" w14:textId="77777777" w:rsidR="003D7D50" w:rsidRPr="00B0262E" w:rsidRDefault="00000000">
            <w:pPr>
              <w:widowControl w:val="0"/>
              <w:spacing w:line="240" w:lineRule="auto"/>
              <w:ind w:right="-804"/>
              <w:rPr>
                <w:b/>
              </w:rPr>
            </w:pPr>
            <w:r w:rsidRPr="00B0262E">
              <w:rPr>
                <w:b/>
              </w:rPr>
              <w:t>Introducción</w:t>
            </w:r>
          </w:p>
        </w:tc>
        <w:tc>
          <w:tcPr>
            <w:tcW w:w="13620" w:type="dxa"/>
            <w:shd w:val="clear" w:color="auto" w:fill="auto"/>
            <w:tcMar>
              <w:top w:w="100" w:type="dxa"/>
              <w:left w:w="100" w:type="dxa"/>
              <w:bottom w:w="100" w:type="dxa"/>
              <w:right w:w="100" w:type="dxa"/>
            </w:tcMar>
          </w:tcPr>
          <w:p w14:paraId="000001CF" w14:textId="79C3E1F7" w:rsidR="003D7D50" w:rsidRPr="00B0262E" w:rsidRDefault="00000000">
            <w:pPr>
              <w:widowControl w:val="0"/>
              <w:spacing w:line="240" w:lineRule="auto"/>
            </w:pPr>
            <w:r w:rsidRPr="00B0262E">
              <w:t xml:space="preserve">La construcción del MER se puede expresar en cuatro pasos </w:t>
            </w:r>
            <w:r w:rsidR="00B84C21" w:rsidRPr="00B0262E">
              <w:t xml:space="preserve">que </w:t>
            </w:r>
            <w:r w:rsidRPr="00B0262E">
              <w:t>son:</w:t>
            </w:r>
          </w:p>
        </w:tc>
      </w:tr>
      <w:tr w:rsidR="003D7D50" w:rsidRPr="00B0262E" w14:paraId="6B588C28" w14:textId="77777777" w:rsidTr="00EC1D69">
        <w:trPr>
          <w:trHeight w:val="1191"/>
        </w:trPr>
        <w:tc>
          <w:tcPr>
            <w:tcW w:w="15600" w:type="dxa"/>
            <w:gridSpan w:val="2"/>
            <w:shd w:val="clear" w:color="auto" w:fill="auto"/>
            <w:tcMar>
              <w:top w:w="100" w:type="dxa"/>
              <w:left w:w="100" w:type="dxa"/>
              <w:bottom w:w="100" w:type="dxa"/>
              <w:right w:w="100" w:type="dxa"/>
            </w:tcMar>
          </w:tcPr>
          <w:p w14:paraId="000001D0" w14:textId="77777777" w:rsidR="003D7D50" w:rsidRPr="00B0262E" w:rsidRDefault="00000000">
            <w:pPr>
              <w:widowControl w:val="0"/>
              <w:spacing w:line="240" w:lineRule="auto"/>
              <w:jc w:val="center"/>
            </w:pPr>
            <w:r w:rsidRPr="00B0262E">
              <w:rPr>
                <w:noProof/>
                <w:color w:val="999999"/>
              </w:rPr>
              <mc:AlternateContent>
                <mc:Choice Requires="wps">
                  <w:drawing>
                    <wp:inline distT="0" distB="0" distL="0" distR="0" wp14:anchorId="204E5E95" wp14:editId="348E564D">
                      <wp:extent cx="1421176" cy="346687"/>
                      <wp:effectExtent l="0" t="0" r="26670" b="15875"/>
                      <wp:docPr id="127" name="Rectángulo: esquinas redondeadas 127"/>
                      <wp:cNvGraphicFramePr/>
                      <a:graphic xmlns:a="http://schemas.openxmlformats.org/drawingml/2006/main">
                        <a:graphicData uri="http://schemas.microsoft.com/office/word/2010/wordprocessingShape">
                          <wps:wsp>
                            <wps:cNvSpPr/>
                            <wps:spPr>
                              <a:xfrm>
                                <a:off x="0" y="0"/>
                                <a:ext cx="1421176" cy="346687"/>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F2CB1F4" w14:textId="77777777" w:rsidR="003D7D50" w:rsidRDefault="00000000">
                                  <w:pPr>
                                    <w:spacing w:line="275" w:lineRule="auto"/>
                                    <w:jc w:val="center"/>
                                    <w:textDirection w:val="btLr"/>
                                  </w:pPr>
                                  <w:r>
                                    <w:rPr>
                                      <w:b/>
                                      <w:color w:val="000000"/>
                                      <w:sz w:val="32"/>
                                    </w:rPr>
                                    <w:t>M</w:t>
                                  </w:r>
                                  <w:r>
                                    <w:rPr>
                                      <w:color w:val="000000"/>
                                    </w:rPr>
                                    <w:t>odelo</w:t>
                                  </w:r>
                                </w:p>
                              </w:txbxContent>
                            </wps:txbx>
                            <wps:bodyPr spcFirstLastPara="1" wrap="square" lIns="91425" tIns="45700" rIns="91425" bIns="45700" anchor="ctr" anchorCtr="0">
                              <a:noAutofit/>
                            </wps:bodyPr>
                          </wps:wsp>
                        </a:graphicData>
                      </a:graphic>
                    </wp:inline>
                  </w:drawing>
                </mc:Choice>
                <mc:Fallback>
                  <w:pict>
                    <v:roundrect w14:anchorId="204E5E95" id="Rectángulo: esquinas redondeadas 127" o:spid="_x0000_s1033" style="width:111.9pt;height:27.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3F2CB1F4" w14:textId="77777777" w:rsidR="003D7D50" w:rsidRDefault="00000000">
                            <w:pPr>
                              <w:spacing w:line="275" w:lineRule="auto"/>
                              <w:jc w:val="center"/>
                              <w:textDirection w:val="btLr"/>
                            </w:pPr>
                            <w:r>
                              <w:rPr>
                                <w:b/>
                                <w:color w:val="000000"/>
                                <w:sz w:val="32"/>
                              </w:rPr>
                              <w:t>M</w:t>
                            </w:r>
                            <w:r>
                              <w:rPr>
                                <w:color w:val="000000"/>
                              </w:rPr>
                              <w:t>odelo</w:t>
                            </w:r>
                          </w:p>
                        </w:txbxContent>
                      </v:textbox>
                      <w10:anchorlock/>
                    </v:roundrect>
                  </w:pict>
                </mc:Fallback>
              </mc:AlternateContent>
            </w:r>
            <w:r w:rsidRPr="00B0262E">
              <w:t xml:space="preserve">                        </w:t>
            </w:r>
            <w:r w:rsidRPr="00B0262E">
              <w:rPr>
                <w:noProof/>
              </w:rPr>
              <mc:AlternateContent>
                <mc:Choice Requires="wps">
                  <w:drawing>
                    <wp:inline distT="0" distB="0" distL="0" distR="0" wp14:anchorId="0739A970" wp14:editId="4A25E55C">
                      <wp:extent cx="1543050" cy="600075"/>
                      <wp:effectExtent l="0" t="0" r="0" b="0"/>
                      <wp:docPr id="133" name="Diagrama de flujo: decisión 133"/>
                      <wp:cNvGraphicFramePr/>
                      <a:graphic xmlns:a="http://schemas.openxmlformats.org/drawingml/2006/main">
                        <a:graphicData uri="http://schemas.microsoft.com/office/word/2010/wordprocessingShape">
                          <wps:wsp>
                            <wps:cNvSpPr/>
                            <wps:spPr>
                              <a:xfrm>
                                <a:off x="4579238" y="3484725"/>
                                <a:ext cx="1533525" cy="590550"/>
                              </a:xfrm>
                              <a:prstGeom prst="flowChartDecision">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08F66D2" w14:textId="77777777" w:rsidR="003D7D50" w:rsidRDefault="00000000">
                                  <w:pPr>
                                    <w:spacing w:line="275" w:lineRule="auto"/>
                                    <w:jc w:val="center"/>
                                    <w:textDirection w:val="btLr"/>
                                  </w:pPr>
                                  <w:r>
                                    <w:rPr>
                                      <w:b/>
                                      <w:color w:val="000000"/>
                                      <w:sz w:val="32"/>
                                    </w:rPr>
                                    <w:t>E</w:t>
                                  </w:r>
                                  <w:r>
                                    <w:rPr>
                                      <w:color w:val="000000"/>
                                    </w:rPr>
                                    <w:t>ntidad</w:t>
                                  </w:r>
                                </w:p>
                                <w:p w14:paraId="586853FD" w14:textId="77777777" w:rsidR="003D7D50" w:rsidRDefault="003D7D50">
                                  <w:pPr>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w:pict>
                    <v:shapetype w14:anchorId="0739A970" id="_x0000_t110" coordsize="21600,21600" o:spt="110" path="m10800,l,10800,10800,21600,21600,10800xe">
                      <v:stroke joinstyle="miter"/>
                      <v:path gradientshapeok="t" o:connecttype="rect" textboxrect="5400,5400,16200,16200"/>
                    </v:shapetype>
                    <v:shape id="Diagrama de flujo: decisión 133" o:spid="_x0000_s1034" type="#_x0000_t110" style="width:121.5pt;height:4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408F66D2" w14:textId="77777777" w:rsidR="003D7D50" w:rsidRDefault="00000000">
                            <w:pPr>
                              <w:spacing w:line="275" w:lineRule="auto"/>
                              <w:jc w:val="center"/>
                              <w:textDirection w:val="btLr"/>
                            </w:pPr>
                            <w:r>
                              <w:rPr>
                                <w:b/>
                                <w:color w:val="000000"/>
                                <w:sz w:val="32"/>
                              </w:rPr>
                              <w:t>E</w:t>
                            </w:r>
                            <w:r>
                              <w:rPr>
                                <w:color w:val="000000"/>
                              </w:rPr>
                              <w:t>ntidad</w:t>
                            </w:r>
                          </w:p>
                          <w:p w14:paraId="586853FD" w14:textId="77777777" w:rsidR="003D7D50" w:rsidRDefault="003D7D50">
                            <w:pPr>
                              <w:spacing w:line="275" w:lineRule="auto"/>
                              <w:jc w:val="center"/>
                              <w:textDirection w:val="btLr"/>
                            </w:pPr>
                          </w:p>
                        </w:txbxContent>
                      </v:textbox>
                      <w10:anchorlock/>
                    </v:shape>
                  </w:pict>
                </mc:Fallback>
              </mc:AlternateContent>
            </w:r>
            <w:r w:rsidRPr="00B0262E">
              <w:t xml:space="preserve">                       </w:t>
            </w:r>
            <w:r w:rsidRPr="00B0262E">
              <w:rPr>
                <w:noProof/>
                <w:color w:val="999999"/>
              </w:rPr>
              <mc:AlternateContent>
                <mc:Choice Requires="wps">
                  <w:drawing>
                    <wp:inline distT="0" distB="0" distL="0" distR="0" wp14:anchorId="2ADCD2B0" wp14:editId="748B82BA">
                      <wp:extent cx="1466850" cy="342900"/>
                      <wp:effectExtent l="0" t="0" r="0" b="0"/>
                      <wp:docPr id="131" name="Rectángulo: esquinas redondeadas 131"/>
                      <wp:cNvGraphicFramePr/>
                      <a:graphic xmlns:a="http://schemas.openxmlformats.org/drawingml/2006/main">
                        <a:graphicData uri="http://schemas.microsoft.com/office/word/2010/wordprocessingShape">
                          <wps:wsp>
                            <wps:cNvSpPr/>
                            <wps:spPr>
                              <a:xfrm>
                                <a:off x="4617338" y="3613313"/>
                                <a:ext cx="1457325" cy="33337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C392365" w14:textId="77777777" w:rsidR="003D7D50" w:rsidRDefault="00000000">
                                  <w:pPr>
                                    <w:spacing w:line="275" w:lineRule="auto"/>
                                    <w:jc w:val="center"/>
                                    <w:textDirection w:val="btLr"/>
                                  </w:pPr>
                                  <w:r>
                                    <w:rPr>
                                      <w:b/>
                                      <w:color w:val="000000"/>
                                      <w:sz w:val="32"/>
                                    </w:rPr>
                                    <w:t>R</w:t>
                                  </w:r>
                                  <w:r>
                                    <w:rPr>
                                      <w:color w:val="000000"/>
                                    </w:rPr>
                                    <w:t xml:space="preserve">elación    </w:t>
                                  </w:r>
                                </w:p>
                              </w:txbxContent>
                            </wps:txbx>
                            <wps:bodyPr spcFirstLastPara="1" wrap="square" lIns="91425" tIns="45700" rIns="91425" bIns="45700" anchor="ctr" anchorCtr="0">
                              <a:noAutofit/>
                            </wps:bodyPr>
                          </wps:wsp>
                        </a:graphicData>
                      </a:graphic>
                    </wp:inline>
                  </w:drawing>
                </mc:Choice>
                <mc:Fallback>
                  <w:pict>
                    <v:roundrect w14:anchorId="2ADCD2B0" id="Rectángulo: esquinas redondeadas 131" o:spid="_x0000_s1035" style="width:115.5pt;height:2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4C392365" w14:textId="77777777" w:rsidR="003D7D50" w:rsidRDefault="00000000">
                            <w:pPr>
                              <w:spacing w:line="275" w:lineRule="auto"/>
                              <w:jc w:val="center"/>
                              <w:textDirection w:val="btLr"/>
                            </w:pPr>
                            <w:r>
                              <w:rPr>
                                <w:b/>
                                <w:color w:val="000000"/>
                                <w:sz w:val="32"/>
                              </w:rPr>
                              <w:t>R</w:t>
                            </w:r>
                            <w:r>
                              <w:rPr>
                                <w:color w:val="000000"/>
                              </w:rPr>
                              <w:t xml:space="preserve">elación    </w:t>
                            </w:r>
                          </w:p>
                        </w:txbxContent>
                      </v:textbox>
                      <w10:anchorlock/>
                    </v:roundrect>
                  </w:pict>
                </mc:Fallback>
              </mc:AlternateContent>
            </w:r>
            <w:r w:rsidRPr="00B0262E">
              <w:rPr>
                <w:noProof/>
              </w:rPr>
              <mc:AlternateContent>
                <mc:Choice Requires="wps">
                  <w:drawing>
                    <wp:anchor distT="0" distB="0" distL="114300" distR="114300" simplePos="0" relativeHeight="251661312" behindDoc="0" locked="0" layoutInCell="1" hidden="0" allowOverlap="1" wp14:anchorId="2722FCC7" wp14:editId="044824A8">
                      <wp:simplePos x="0" y="0"/>
                      <wp:positionH relativeFrom="column">
                        <wp:posOffset>5803900</wp:posOffset>
                      </wp:positionH>
                      <wp:positionV relativeFrom="paragraph">
                        <wp:posOffset>190500</wp:posOffset>
                      </wp:positionV>
                      <wp:extent cx="695325" cy="247650"/>
                      <wp:effectExtent l="0" t="0" r="0" b="0"/>
                      <wp:wrapNone/>
                      <wp:docPr id="129" name="Flecha: a la derecha 129"/>
                      <wp:cNvGraphicFramePr/>
                      <a:graphic xmlns:a="http://schemas.openxmlformats.org/drawingml/2006/main">
                        <a:graphicData uri="http://schemas.microsoft.com/office/word/2010/wordprocessingShape">
                          <wps:wsp>
                            <wps:cNvSpPr/>
                            <wps:spPr>
                              <a:xfrm>
                                <a:off x="5003100" y="3660938"/>
                                <a:ext cx="685800" cy="238125"/>
                              </a:xfrm>
                              <a:prstGeom prst="righ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622A271" w14:textId="77777777" w:rsidR="003D7D50" w:rsidRDefault="003D7D5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2722FCC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9" o:spid="_x0000_s1036" type="#_x0000_t13" style="position:absolute;left:0;text-align:left;margin-left:457pt;margin-top:15pt;width:54.7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" adj="17850"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7622A271" w14:textId="77777777" w:rsidR="003D7D50" w:rsidRDefault="003D7D50">
                            <w:pPr>
                              <w:spacing w:line="240" w:lineRule="auto"/>
                              <w:textDirection w:val="btLr"/>
                            </w:pPr>
                          </w:p>
                        </w:txbxContent>
                      </v:textbox>
                    </v:shape>
                  </w:pict>
                </mc:Fallback>
              </mc:AlternateContent>
            </w:r>
            <w:r w:rsidRPr="00B0262E">
              <w:rPr>
                <w:noProof/>
              </w:rPr>
              <mc:AlternateContent>
                <mc:Choice Requires="wps">
                  <w:drawing>
                    <wp:anchor distT="0" distB="0" distL="114300" distR="114300" simplePos="0" relativeHeight="251662336" behindDoc="0" locked="0" layoutInCell="1" hidden="0" allowOverlap="1" wp14:anchorId="5EB2E3A6" wp14:editId="0FD42E00">
                      <wp:simplePos x="0" y="0"/>
                      <wp:positionH relativeFrom="column">
                        <wp:posOffset>3187700</wp:posOffset>
                      </wp:positionH>
                      <wp:positionV relativeFrom="paragraph">
                        <wp:posOffset>190500</wp:posOffset>
                      </wp:positionV>
                      <wp:extent cx="695325" cy="247649"/>
                      <wp:effectExtent l="0" t="0" r="0" b="0"/>
                      <wp:wrapNone/>
                      <wp:docPr id="130" name="Flecha: a la derecha 130"/>
                      <wp:cNvGraphicFramePr/>
                      <a:graphic xmlns:a="http://schemas.openxmlformats.org/drawingml/2006/main">
                        <a:graphicData uri="http://schemas.microsoft.com/office/word/2010/wordprocessingShape">
                          <wps:wsp>
                            <wps:cNvSpPr/>
                            <wps:spPr>
                              <a:xfrm rot="10800000">
                                <a:off x="5003100" y="3660938"/>
                                <a:ext cx="685800" cy="238125"/>
                              </a:xfrm>
                              <a:prstGeom prst="righ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4423784" w14:textId="77777777" w:rsidR="003D7D50" w:rsidRDefault="003D7D5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EB2E3A6" id="Flecha: a la derecha 130" o:spid="_x0000_s1037" type="#_x0000_t13" style="position:absolute;left:0;text-align:left;margin-left:251pt;margin-top:15pt;width:54.75pt;height:19.5pt;rotation:18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" adj="17850"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34423784" w14:textId="77777777" w:rsidR="003D7D50" w:rsidRDefault="003D7D50">
                            <w:pPr>
                              <w:spacing w:line="240" w:lineRule="auto"/>
                              <w:textDirection w:val="btLr"/>
                            </w:pPr>
                          </w:p>
                        </w:txbxContent>
                      </v:textbox>
                    </v:shape>
                  </w:pict>
                </mc:Fallback>
              </mc:AlternateContent>
            </w:r>
          </w:p>
          <w:p w14:paraId="000001D1" w14:textId="77777777" w:rsidR="003D7D50" w:rsidRPr="00B0262E" w:rsidRDefault="00000000">
            <w:pPr>
              <w:widowControl w:val="0"/>
              <w:spacing w:line="240" w:lineRule="auto"/>
              <w:jc w:val="center"/>
            </w:pPr>
            <w:r w:rsidRPr="00E92458">
              <w:rPr>
                <w:color w:val="000000"/>
              </w:rPr>
              <w:t>228130_i20</w:t>
            </w:r>
          </w:p>
        </w:tc>
      </w:tr>
      <w:tr w:rsidR="003D7D50" w:rsidRPr="00B0262E" w14:paraId="3F05C621" w14:textId="77777777">
        <w:tc>
          <w:tcPr>
            <w:tcW w:w="1980" w:type="dxa"/>
            <w:shd w:val="clear" w:color="auto" w:fill="auto"/>
            <w:tcMar>
              <w:top w:w="100" w:type="dxa"/>
              <w:left w:w="100" w:type="dxa"/>
              <w:bottom w:w="100" w:type="dxa"/>
              <w:right w:w="100" w:type="dxa"/>
            </w:tcMar>
          </w:tcPr>
          <w:p w14:paraId="000001D3" w14:textId="77777777" w:rsidR="003D7D50" w:rsidRPr="00B0262E" w:rsidRDefault="00000000">
            <w:pPr>
              <w:widowControl w:val="0"/>
              <w:pBdr>
                <w:top w:val="nil"/>
                <w:left w:val="nil"/>
                <w:bottom w:val="nil"/>
                <w:right w:val="nil"/>
                <w:between w:val="nil"/>
              </w:pBdr>
              <w:spacing w:line="240" w:lineRule="auto"/>
              <w:jc w:val="center"/>
              <w:rPr>
                <w:b/>
              </w:rPr>
            </w:pPr>
            <w:r w:rsidRPr="00B0262E">
              <w:rPr>
                <w:b/>
              </w:rPr>
              <w:t>Paso 1</w:t>
            </w:r>
          </w:p>
        </w:tc>
        <w:tc>
          <w:tcPr>
            <w:tcW w:w="13620" w:type="dxa"/>
            <w:shd w:val="clear" w:color="auto" w:fill="auto"/>
            <w:tcMar>
              <w:top w:w="100" w:type="dxa"/>
              <w:left w:w="100" w:type="dxa"/>
              <w:bottom w:w="100" w:type="dxa"/>
              <w:right w:w="100" w:type="dxa"/>
            </w:tcMar>
          </w:tcPr>
          <w:p w14:paraId="000001D4" w14:textId="6AC0C7D3" w:rsidR="003D7D50" w:rsidRPr="00B0262E" w:rsidRDefault="00000000">
            <w:pPr>
              <w:widowControl w:val="0"/>
              <w:pBdr>
                <w:top w:val="nil"/>
                <w:left w:val="nil"/>
                <w:bottom w:val="nil"/>
                <w:right w:val="nil"/>
                <w:between w:val="nil"/>
              </w:pBdr>
              <w:spacing w:line="240" w:lineRule="auto"/>
              <w:jc w:val="both"/>
              <w:rPr>
                <w:b/>
              </w:rPr>
            </w:pPr>
            <w:r w:rsidRPr="00B0262E">
              <w:rPr>
                <w:b/>
              </w:rPr>
              <w:t xml:space="preserve">Identificar las </w:t>
            </w:r>
            <w:r w:rsidR="00A54A77" w:rsidRPr="00B0262E">
              <w:rPr>
                <w:b/>
              </w:rPr>
              <w:t>e</w:t>
            </w:r>
            <w:r w:rsidRPr="00B0262E">
              <w:rPr>
                <w:b/>
              </w:rPr>
              <w:t>ntidades</w:t>
            </w:r>
          </w:p>
          <w:p w14:paraId="09AC1942" w14:textId="77777777" w:rsidR="00E90C5C" w:rsidRPr="00B0262E" w:rsidRDefault="00E90C5C">
            <w:pPr>
              <w:widowControl w:val="0"/>
              <w:pBdr>
                <w:top w:val="nil"/>
                <w:left w:val="nil"/>
                <w:bottom w:val="nil"/>
                <w:right w:val="nil"/>
                <w:between w:val="nil"/>
              </w:pBdr>
              <w:spacing w:line="240" w:lineRule="auto"/>
              <w:jc w:val="both"/>
              <w:rPr>
                <w:b/>
              </w:rPr>
            </w:pPr>
          </w:p>
          <w:p w14:paraId="000001D6" w14:textId="4D9F8945" w:rsidR="003D7D50" w:rsidRPr="00B0262E" w:rsidRDefault="00000000" w:rsidP="00436743">
            <w:pPr>
              <w:widowControl w:val="0"/>
              <w:pBdr>
                <w:top w:val="nil"/>
                <w:left w:val="nil"/>
                <w:bottom w:val="nil"/>
                <w:right w:val="nil"/>
                <w:between w:val="nil"/>
              </w:pBdr>
              <w:spacing w:line="240" w:lineRule="auto"/>
              <w:jc w:val="both"/>
              <w:rPr>
                <w:b/>
              </w:rPr>
            </w:pPr>
            <w:r w:rsidRPr="00B0262E">
              <w:t>En este paso inicial se requiere identificar los elementos u objetos de los cuales</w:t>
            </w:r>
            <w:r w:rsidR="00554572" w:rsidRPr="00B0262E">
              <w:t>,</w:t>
            </w:r>
            <w:r w:rsidRPr="00B0262E">
              <w:t xml:space="preserve"> según el negocio</w:t>
            </w:r>
            <w:r w:rsidR="00554572" w:rsidRPr="00B0262E">
              <w:t>,</w:t>
            </w:r>
            <w:r w:rsidRPr="00B0262E">
              <w:t xml:space="preserve"> se necesita mantener información</w:t>
            </w:r>
            <w:r w:rsidR="00554572" w:rsidRPr="00B0262E">
              <w:t>.</w:t>
            </w:r>
            <w:r w:rsidRPr="00B0262E">
              <w:t xml:space="preserve"> </w:t>
            </w:r>
            <w:r w:rsidR="00554572" w:rsidRPr="00B0262E">
              <w:t>A</w:t>
            </w:r>
            <w:r w:rsidRPr="00B0262E">
              <w:t>demás</w:t>
            </w:r>
            <w:r w:rsidR="00554572" w:rsidRPr="00B0262E">
              <w:t>,</w:t>
            </w:r>
            <w:r w:rsidRPr="00B0262E">
              <w:t xml:space="preserve"> reconocer qu</w:t>
            </w:r>
            <w:r w:rsidR="004019C4" w:rsidRPr="00B0262E">
              <w:t>é</w:t>
            </w:r>
            <w:r w:rsidRPr="00B0262E">
              <w:t xml:space="preserve"> operaciones se pueden realizar con es</w:t>
            </w:r>
            <w:r w:rsidR="00554572" w:rsidRPr="00B0262E">
              <w:t>t</w:t>
            </w:r>
            <w:r w:rsidRPr="00B0262E">
              <w:t xml:space="preserve">os elementos o sobre </w:t>
            </w:r>
            <w:r w:rsidR="00554572" w:rsidRPr="00B0262E">
              <w:t xml:space="preserve">ellos, </w:t>
            </w:r>
            <w:r w:rsidRPr="00B0262E">
              <w:t>y con e</w:t>
            </w:r>
            <w:r w:rsidR="00554572" w:rsidRPr="00B0262E">
              <w:t>s</w:t>
            </w:r>
            <w:r w:rsidR="004019C4" w:rsidRPr="00B0262E">
              <w:t>o</w:t>
            </w:r>
            <w:r w:rsidRPr="00B0262E">
              <w:t xml:space="preserve"> podrán aparecer más entidades, pero solo deben quedar las que estén directamente relacionadas con el proceso a modelar, </w:t>
            </w:r>
            <w:r w:rsidR="00514D8D" w:rsidRPr="00B0262E">
              <w:t xml:space="preserve">o sea, </w:t>
            </w:r>
            <w:r w:rsidRPr="00B0262E">
              <w:t>con el negocio.</w:t>
            </w:r>
            <w:r w:rsidR="00436743" w:rsidRPr="00B0262E">
              <w:t xml:space="preserve"> </w:t>
            </w:r>
            <w:r w:rsidRPr="00B0262E">
              <w:t>Los nombres de las entidades</w:t>
            </w:r>
            <w:r w:rsidR="008A59E9" w:rsidRPr="00B0262E">
              <w:t>,</w:t>
            </w:r>
            <w:r w:rsidRPr="00B0262E">
              <w:t xml:space="preserve"> como buena práctica</w:t>
            </w:r>
            <w:r w:rsidR="008A59E9" w:rsidRPr="00B0262E">
              <w:t>,</w:t>
            </w:r>
            <w:r w:rsidRPr="00B0262E">
              <w:t xml:space="preserve"> se deben escribir en mayúscula y en singular.</w:t>
            </w:r>
          </w:p>
        </w:tc>
      </w:tr>
      <w:tr w:rsidR="003D7D50" w:rsidRPr="00B0262E" w14:paraId="5B8EB388" w14:textId="77777777">
        <w:tc>
          <w:tcPr>
            <w:tcW w:w="1980" w:type="dxa"/>
            <w:shd w:val="clear" w:color="auto" w:fill="auto"/>
            <w:tcMar>
              <w:top w:w="100" w:type="dxa"/>
              <w:left w:w="100" w:type="dxa"/>
              <w:bottom w:w="100" w:type="dxa"/>
              <w:right w:w="100" w:type="dxa"/>
            </w:tcMar>
          </w:tcPr>
          <w:p w14:paraId="000001D7" w14:textId="77777777" w:rsidR="003D7D50" w:rsidRPr="00B0262E" w:rsidRDefault="00000000">
            <w:pPr>
              <w:widowControl w:val="0"/>
              <w:pBdr>
                <w:top w:val="nil"/>
                <w:left w:val="nil"/>
                <w:bottom w:val="nil"/>
                <w:right w:val="nil"/>
                <w:between w:val="nil"/>
              </w:pBdr>
              <w:spacing w:line="240" w:lineRule="auto"/>
              <w:jc w:val="center"/>
              <w:rPr>
                <w:b/>
              </w:rPr>
            </w:pPr>
            <w:r w:rsidRPr="00B0262E">
              <w:rPr>
                <w:b/>
              </w:rPr>
              <w:t xml:space="preserve"> Paso 2</w:t>
            </w:r>
          </w:p>
        </w:tc>
        <w:tc>
          <w:tcPr>
            <w:tcW w:w="13620" w:type="dxa"/>
            <w:shd w:val="clear" w:color="auto" w:fill="auto"/>
            <w:tcMar>
              <w:top w:w="100" w:type="dxa"/>
              <w:left w:w="100" w:type="dxa"/>
              <w:bottom w:w="100" w:type="dxa"/>
              <w:right w:w="100" w:type="dxa"/>
            </w:tcMar>
          </w:tcPr>
          <w:p w14:paraId="000001D8" w14:textId="7C620018" w:rsidR="003D7D50" w:rsidRPr="00B0262E" w:rsidRDefault="00000000">
            <w:pPr>
              <w:widowControl w:val="0"/>
              <w:spacing w:line="240" w:lineRule="auto"/>
              <w:jc w:val="both"/>
              <w:rPr>
                <w:b/>
              </w:rPr>
            </w:pPr>
            <w:r w:rsidRPr="00B0262E">
              <w:rPr>
                <w:b/>
              </w:rPr>
              <w:t xml:space="preserve">Identificar las </w:t>
            </w:r>
            <w:r w:rsidR="00A54A77" w:rsidRPr="00B0262E">
              <w:rPr>
                <w:b/>
              </w:rPr>
              <w:t>r</w:t>
            </w:r>
            <w:r w:rsidRPr="00B0262E">
              <w:rPr>
                <w:b/>
              </w:rPr>
              <w:t>elaciones</w:t>
            </w:r>
          </w:p>
          <w:p w14:paraId="6F3577E6" w14:textId="77777777" w:rsidR="00E90C5C" w:rsidRPr="00B0262E" w:rsidRDefault="00E90C5C">
            <w:pPr>
              <w:widowControl w:val="0"/>
              <w:spacing w:line="240" w:lineRule="auto"/>
              <w:jc w:val="both"/>
              <w:rPr>
                <w:b/>
              </w:rPr>
            </w:pPr>
          </w:p>
          <w:p w14:paraId="000001D9" w14:textId="56AA855D" w:rsidR="003D7D50" w:rsidRPr="00B0262E" w:rsidRDefault="00000000">
            <w:pPr>
              <w:widowControl w:val="0"/>
              <w:spacing w:line="240" w:lineRule="auto"/>
              <w:jc w:val="both"/>
            </w:pPr>
            <w:r w:rsidRPr="00B0262E">
              <w:t>La relación es la interacción entre las entidades y se define</w:t>
            </w:r>
            <w:r w:rsidR="006C7F6C" w:rsidRPr="00B0262E">
              <w:t>,</w:t>
            </w:r>
            <w:r w:rsidRPr="00B0262E">
              <w:t xml:space="preserve"> teniendo en cuenta que debe existir un análisis en cada sentido de la relación, es decir, de una entidad a la otra y viceversa para definir adecuadamente la cardinalidad (uno a uno, uno a muchos, muchos a muchos).</w:t>
            </w:r>
          </w:p>
          <w:p w14:paraId="000001DA" w14:textId="77777777" w:rsidR="003D7D50" w:rsidRPr="00B0262E" w:rsidRDefault="003D7D50">
            <w:pPr>
              <w:widowControl w:val="0"/>
              <w:spacing w:line="240" w:lineRule="auto"/>
              <w:jc w:val="both"/>
            </w:pPr>
          </w:p>
          <w:p w14:paraId="000001DB" w14:textId="693DA711" w:rsidR="003D7D50" w:rsidRPr="00B0262E" w:rsidRDefault="00000000">
            <w:pPr>
              <w:widowControl w:val="0"/>
              <w:spacing w:line="240" w:lineRule="auto"/>
              <w:jc w:val="both"/>
              <w:rPr>
                <w:b/>
              </w:rPr>
            </w:pPr>
            <w:r w:rsidRPr="00B0262E">
              <w:t>Un error común en el diseño de un modelo entidad – relación</w:t>
            </w:r>
            <w:r w:rsidR="00D55D03" w:rsidRPr="00B0262E">
              <w:t>,</w:t>
            </w:r>
            <w:r w:rsidRPr="00B0262E">
              <w:t xml:space="preserve"> o en general en un modelo de base de datos</w:t>
            </w:r>
            <w:r w:rsidR="00D55D03" w:rsidRPr="00B0262E">
              <w:t>,</w:t>
            </w:r>
            <w:r w:rsidRPr="00B0262E">
              <w:t xml:space="preserve"> es intentar relacionar todas las entidades entre sí, para evitar ese error</w:t>
            </w:r>
            <w:r w:rsidR="001B6FC7" w:rsidRPr="00B0262E">
              <w:t>,</w:t>
            </w:r>
            <w:r w:rsidRPr="00B0262E">
              <w:t xml:space="preserve"> se debe pensar en las relaciones evidentes entre las entidades y si sale más de un camino</w:t>
            </w:r>
            <w:r w:rsidR="001B6FC7" w:rsidRPr="00B0262E">
              <w:t>,</w:t>
            </w:r>
            <w:r w:rsidRPr="00B0262E">
              <w:t xml:space="preserve"> evaluar cu</w:t>
            </w:r>
            <w:r w:rsidR="001B6FC7" w:rsidRPr="00B0262E">
              <w:t>á</w:t>
            </w:r>
            <w:r w:rsidRPr="00B0262E">
              <w:t>les son redundantes y desecharl</w:t>
            </w:r>
            <w:r w:rsidR="001B6FC7" w:rsidRPr="00B0262E">
              <w:t>o</w:t>
            </w:r>
            <w:r w:rsidRPr="00B0262E">
              <w:t xml:space="preserve"> para dejar uno solo</w:t>
            </w:r>
            <w:r w:rsidR="00ED6CA6" w:rsidRPr="00B0262E">
              <w:t>, es decir,</w:t>
            </w:r>
            <w:r w:rsidRPr="00B0262E">
              <w:t xml:space="preserve"> el correcto.</w:t>
            </w:r>
          </w:p>
        </w:tc>
      </w:tr>
      <w:tr w:rsidR="003D7D50" w:rsidRPr="00B0262E" w14:paraId="0C8A568E" w14:textId="77777777">
        <w:tc>
          <w:tcPr>
            <w:tcW w:w="1980" w:type="dxa"/>
            <w:shd w:val="clear" w:color="auto" w:fill="auto"/>
            <w:tcMar>
              <w:top w:w="100" w:type="dxa"/>
              <w:left w:w="100" w:type="dxa"/>
              <w:bottom w:w="100" w:type="dxa"/>
              <w:right w:w="100" w:type="dxa"/>
            </w:tcMar>
          </w:tcPr>
          <w:p w14:paraId="000001DC" w14:textId="77777777" w:rsidR="003D7D50" w:rsidRPr="00B0262E" w:rsidRDefault="00000000">
            <w:pPr>
              <w:widowControl w:val="0"/>
              <w:pBdr>
                <w:top w:val="nil"/>
                <w:left w:val="nil"/>
                <w:bottom w:val="nil"/>
                <w:right w:val="nil"/>
                <w:between w:val="nil"/>
              </w:pBdr>
              <w:spacing w:line="240" w:lineRule="auto"/>
              <w:jc w:val="center"/>
              <w:rPr>
                <w:b/>
              </w:rPr>
            </w:pPr>
            <w:r w:rsidRPr="00B0262E">
              <w:rPr>
                <w:b/>
              </w:rPr>
              <w:t>Paso 3</w:t>
            </w:r>
          </w:p>
        </w:tc>
        <w:tc>
          <w:tcPr>
            <w:tcW w:w="13620" w:type="dxa"/>
            <w:shd w:val="clear" w:color="auto" w:fill="auto"/>
            <w:tcMar>
              <w:top w:w="100" w:type="dxa"/>
              <w:left w:w="100" w:type="dxa"/>
              <w:bottom w:w="100" w:type="dxa"/>
              <w:right w:w="100" w:type="dxa"/>
            </w:tcMar>
          </w:tcPr>
          <w:p w14:paraId="000001DD" w14:textId="7D3F2877" w:rsidR="003D7D50" w:rsidRPr="00B0262E" w:rsidRDefault="00000000">
            <w:pPr>
              <w:widowControl w:val="0"/>
              <w:spacing w:line="240" w:lineRule="auto"/>
              <w:jc w:val="both"/>
              <w:rPr>
                <w:b/>
              </w:rPr>
            </w:pPr>
            <w:r w:rsidRPr="00B0262E">
              <w:rPr>
                <w:b/>
              </w:rPr>
              <w:t xml:space="preserve">Identificar los </w:t>
            </w:r>
            <w:r w:rsidR="00A54A77" w:rsidRPr="00B0262E">
              <w:rPr>
                <w:b/>
              </w:rPr>
              <w:t>a</w:t>
            </w:r>
            <w:r w:rsidRPr="00B0262E">
              <w:rPr>
                <w:b/>
              </w:rPr>
              <w:t>tributos</w:t>
            </w:r>
          </w:p>
          <w:p w14:paraId="0B76C833" w14:textId="77777777" w:rsidR="00E90C5C" w:rsidRPr="00B0262E" w:rsidRDefault="00E90C5C">
            <w:pPr>
              <w:widowControl w:val="0"/>
              <w:spacing w:line="240" w:lineRule="auto"/>
              <w:jc w:val="both"/>
              <w:rPr>
                <w:b/>
              </w:rPr>
            </w:pPr>
          </w:p>
          <w:p w14:paraId="000001DE" w14:textId="322F098E" w:rsidR="003D7D50" w:rsidRPr="00B0262E" w:rsidRDefault="00000000">
            <w:pPr>
              <w:widowControl w:val="0"/>
              <w:spacing w:line="240" w:lineRule="auto"/>
              <w:jc w:val="both"/>
            </w:pPr>
            <w:r w:rsidRPr="00B0262E">
              <w:t xml:space="preserve">Los atributos describen a cada entidad, son las características de </w:t>
            </w:r>
            <w:r w:rsidR="0037693A" w:rsidRPr="00B0262E">
              <w:t>cada una de ellas,</w:t>
            </w:r>
            <w:r w:rsidRPr="00B0262E">
              <w:t xml:space="preserve"> que tengan relevancia con el negocio</w:t>
            </w:r>
            <w:r w:rsidR="0037693A" w:rsidRPr="00B0262E">
              <w:t>,</w:t>
            </w:r>
            <w:r w:rsidRPr="00B0262E">
              <w:t xml:space="preserve"> porque no todos los atributos de una entidad deben ser almacenado</w:t>
            </w:r>
            <w:r w:rsidR="0037693A" w:rsidRPr="00B0262E">
              <w:t>s.</w:t>
            </w:r>
            <w:r w:rsidRPr="00B0262E">
              <w:t xml:space="preserve"> </w:t>
            </w:r>
            <w:r w:rsidR="0037693A" w:rsidRPr="00B0262E">
              <w:t>P</w:t>
            </w:r>
            <w:r w:rsidRPr="00B0262E">
              <w:t xml:space="preserve">or ejemplo, si </w:t>
            </w:r>
            <w:r w:rsidR="0037693A" w:rsidRPr="00B0262E">
              <w:t>se encuentra</w:t>
            </w:r>
            <w:r w:rsidRPr="00B0262E">
              <w:t xml:space="preserve"> en la entidad </w:t>
            </w:r>
            <w:r w:rsidR="0037693A" w:rsidRPr="00B0262E">
              <w:t>"C</w:t>
            </w:r>
            <w:r w:rsidRPr="00B0262E">
              <w:t>liente</w:t>
            </w:r>
            <w:r w:rsidR="0037693A" w:rsidRPr="00B0262E">
              <w:t>”,</w:t>
            </w:r>
            <w:r w:rsidRPr="00B0262E">
              <w:t xml:space="preserve"> se pueden ver atributos como</w:t>
            </w:r>
            <w:r w:rsidR="0037693A" w:rsidRPr="00B0262E">
              <w:t>:</w:t>
            </w:r>
            <w:r w:rsidRPr="00B0262E">
              <w:t xml:space="preserve"> color de ojos, edad, fecha de nacimiento, color de piel, estatura, etc.</w:t>
            </w:r>
          </w:p>
          <w:p w14:paraId="000001DF" w14:textId="77777777" w:rsidR="003D7D50" w:rsidRPr="00B0262E" w:rsidRDefault="003D7D50">
            <w:pPr>
              <w:widowControl w:val="0"/>
              <w:spacing w:line="240" w:lineRule="auto"/>
              <w:jc w:val="both"/>
            </w:pPr>
          </w:p>
          <w:p w14:paraId="000001E0" w14:textId="603C771E" w:rsidR="003D7D50" w:rsidRPr="00B0262E" w:rsidRDefault="00000000">
            <w:pPr>
              <w:widowControl w:val="0"/>
              <w:spacing w:line="240" w:lineRule="auto"/>
              <w:jc w:val="both"/>
            </w:pPr>
            <w:r w:rsidRPr="00B0262E">
              <w:t xml:space="preserve">Todos esos atributos forman parte de la entidad </w:t>
            </w:r>
            <w:r w:rsidR="006B2049" w:rsidRPr="00B0262E">
              <w:t>"C</w:t>
            </w:r>
            <w:r w:rsidRPr="00B0262E">
              <w:t>liente</w:t>
            </w:r>
            <w:r w:rsidR="006B2049" w:rsidRPr="00B0262E">
              <w:t>”</w:t>
            </w:r>
            <w:r w:rsidRPr="00B0262E">
              <w:t xml:space="preserve">, pero no son relevantes para el negocio </w:t>
            </w:r>
            <w:r w:rsidR="006B2049" w:rsidRPr="00B0262E">
              <w:t>y,</w:t>
            </w:r>
            <w:r w:rsidRPr="00B0262E">
              <w:t xml:space="preserve"> por ende</w:t>
            </w:r>
            <w:r w:rsidR="006B2049" w:rsidRPr="00B0262E">
              <w:t>,</w:t>
            </w:r>
            <w:r w:rsidRPr="00B0262E">
              <w:t xml:space="preserve"> no se deben diseñar</w:t>
            </w:r>
            <w:r w:rsidR="006B2049" w:rsidRPr="00B0262E">
              <w:t>,</w:t>
            </w:r>
            <w:r w:rsidRPr="00B0262E">
              <w:t xml:space="preserve"> ni plasmar en ninguna parte del modelo de datos. Es importante tener definido a qué tipo de dato pertenece </w:t>
            </w:r>
            <w:r w:rsidR="006B2049" w:rsidRPr="00B0262E">
              <w:t xml:space="preserve">el atributo </w:t>
            </w:r>
            <w:r w:rsidRPr="00B0262E">
              <w:t>y si su valor es obligatorio u opcional. Para cada una de estas características de los atributos</w:t>
            </w:r>
            <w:r w:rsidR="00567710" w:rsidRPr="00B0262E">
              <w:t>,</w:t>
            </w:r>
            <w:r w:rsidRPr="00B0262E">
              <w:t xml:space="preserve"> existe una manera grafica de representarlo</w:t>
            </w:r>
            <w:r w:rsidR="00567710" w:rsidRPr="00B0262E">
              <w:t>,</w:t>
            </w:r>
            <w:r w:rsidRPr="00B0262E">
              <w:t xml:space="preserve"> de acuerdo con la notación utilizada en el modelo.</w:t>
            </w:r>
          </w:p>
        </w:tc>
      </w:tr>
      <w:tr w:rsidR="003D7D50" w:rsidRPr="00B0262E" w14:paraId="32273983" w14:textId="77777777">
        <w:tc>
          <w:tcPr>
            <w:tcW w:w="1980" w:type="dxa"/>
            <w:shd w:val="clear" w:color="auto" w:fill="auto"/>
            <w:tcMar>
              <w:top w:w="100" w:type="dxa"/>
              <w:left w:w="100" w:type="dxa"/>
              <w:bottom w:w="100" w:type="dxa"/>
              <w:right w:w="100" w:type="dxa"/>
            </w:tcMar>
          </w:tcPr>
          <w:p w14:paraId="000001E1" w14:textId="77777777" w:rsidR="003D7D50" w:rsidRPr="00B0262E" w:rsidRDefault="00000000">
            <w:pPr>
              <w:widowControl w:val="0"/>
              <w:pBdr>
                <w:top w:val="nil"/>
                <w:left w:val="nil"/>
                <w:bottom w:val="nil"/>
                <w:right w:val="nil"/>
                <w:between w:val="nil"/>
              </w:pBdr>
              <w:spacing w:line="240" w:lineRule="auto"/>
              <w:jc w:val="center"/>
              <w:rPr>
                <w:b/>
              </w:rPr>
            </w:pPr>
            <w:r w:rsidRPr="00B0262E">
              <w:rPr>
                <w:b/>
              </w:rPr>
              <w:t>Paso 4</w:t>
            </w:r>
          </w:p>
        </w:tc>
        <w:tc>
          <w:tcPr>
            <w:tcW w:w="13620" w:type="dxa"/>
            <w:shd w:val="clear" w:color="auto" w:fill="auto"/>
            <w:tcMar>
              <w:top w:w="100" w:type="dxa"/>
              <w:left w:w="100" w:type="dxa"/>
              <w:bottom w:w="100" w:type="dxa"/>
              <w:right w:w="100" w:type="dxa"/>
            </w:tcMar>
          </w:tcPr>
          <w:p w14:paraId="000001E2" w14:textId="758EACA0" w:rsidR="003D7D50" w:rsidRPr="00B0262E" w:rsidRDefault="00000000">
            <w:pPr>
              <w:widowControl w:val="0"/>
              <w:spacing w:line="240" w:lineRule="auto"/>
              <w:jc w:val="both"/>
              <w:rPr>
                <w:b/>
              </w:rPr>
            </w:pPr>
            <w:r w:rsidRPr="00B0262E">
              <w:rPr>
                <w:b/>
              </w:rPr>
              <w:t>Depurar el modelo</w:t>
            </w:r>
          </w:p>
          <w:p w14:paraId="000001E3" w14:textId="02690834" w:rsidR="003D7D50" w:rsidRPr="00B0262E" w:rsidRDefault="00000000">
            <w:pPr>
              <w:widowControl w:val="0"/>
              <w:spacing w:line="240" w:lineRule="auto"/>
              <w:jc w:val="both"/>
            </w:pPr>
            <w:r w:rsidRPr="00B0262E">
              <w:lastRenderedPageBreak/>
              <w:t>Al tener definido un modelo inicial, se deben revisar las característica</w:t>
            </w:r>
            <w:r w:rsidR="00707C8D" w:rsidRPr="00B0262E">
              <w:t>s</w:t>
            </w:r>
            <w:r w:rsidRPr="00B0262E">
              <w:t xml:space="preserve"> y operaciones de una entidad</w:t>
            </w:r>
            <w:r w:rsidR="00707C8D" w:rsidRPr="00B0262E">
              <w:t>,</w:t>
            </w:r>
            <w:r w:rsidRPr="00B0262E">
              <w:t xml:space="preserve"> desde la perspectiva de sus datos.</w:t>
            </w:r>
          </w:p>
        </w:tc>
      </w:tr>
    </w:tbl>
    <w:p w14:paraId="000001E4" w14:textId="77777777" w:rsidR="003D7D50" w:rsidRPr="00B0262E" w:rsidRDefault="003D7D50">
      <w:pPr>
        <w:spacing w:after="120" w:line="240" w:lineRule="auto"/>
      </w:pPr>
    </w:p>
    <w:p w14:paraId="000001E5" w14:textId="77777777" w:rsidR="003D7D50" w:rsidRPr="00B0262E" w:rsidRDefault="003D7D50">
      <w:pPr>
        <w:pBdr>
          <w:top w:val="nil"/>
          <w:left w:val="nil"/>
          <w:bottom w:val="nil"/>
          <w:right w:val="nil"/>
          <w:between w:val="nil"/>
        </w:pBdr>
        <w:spacing w:after="120" w:line="240" w:lineRule="auto"/>
        <w:ind w:left="2880"/>
        <w:jc w:val="both"/>
        <w:rPr>
          <w:color w:val="000000"/>
        </w:rPr>
      </w:pPr>
    </w:p>
    <w:tbl>
      <w:tblPr>
        <w:tblStyle w:val="af6"/>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25D62BB6" w14:textId="77777777">
        <w:trPr>
          <w:trHeight w:val="580"/>
        </w:trPr>
        <w:tc>
          <w:tcPr>
            <w:tcW w:w="1676" w:type="dxa"/>
            <w:shd w:val="clear" w:color="auto" w:fill="C9DAF8"/>
            <w:tcMar>
              <w:top w:w="100" w:type="dxa"/>
              <w:left w:w="100" w:type="dxa"/>
              <w:bottom w:w="100" w:type="dxa"/>
              <w:right w:w="100" w:type="dxa"/>
            </w:tcMar>
          </w:tcPr>
          <w:p w14:paraId="000001E6" w14:textId="77777777" w:rsidR="003D7D50" w:rsidRPr="00B0262E" w:rsidRDefault="00000000">
            <w:pPr>
              <w:widowControl w:val="0"/>
              <w:pBdr>
                <w:top w:val="nil"/>
                <w:left w:val="nil"/>
                <w:bottom w:val="nil"/>
                <w:right w:val="nil"/>
                <w:between w:val="nil"/>
              </w:pBdr>
              <w:spacing w:line="240" w:lineRule="auto"/>
            </w:pPr>
            <w:r w:rsidRPr="00B0262E">
              <w:t>Tipo de recurso</w:t>
            </w:r>
          </w:p>
        </w:tc>
        <w:tc>
          <w:tcPr>
            <w:tcW w:w="14025" w:type="dxa"/>
            <w:shd w:val="clear" w:color="auto" w:fill="C9DAF8"/>
            <w:tcMar>
              <w:top w:w="100" w:type="dxa"/>
              <w:left w:w="100" w:type="dxa"/>
              <w:bottom w:w="100" w:type="dxa"/>
              <w:right w:w="100" w:type="dxa"/>
            </w:tcMar>
          </w:tcPr>
          <w:p w14:paraId="000001E7" w14:textId="77777777" w:rsidR="003D7D50" w:rsidRPr="00B0262E" w:rsidRDefault="00000000">
            <w:pPr>
              <w:pStyle w:val="Ttulo"/>
              <w:jc w:val="center"/>
              <w:rPr>
                <w:sz w:val="22"/>
                <w:szCs w:val="22"/>
              </w:rPr>
            </w:pPr>
            <w:r w:rsidRPr="00B0262E">
              <w:rPr>
                <w:sz w:val="22"/>
                <w:szCs w:val="22"/>
              </w:rPr>
              <w:t>Cajón de texto de color</w:t>
            </w:r>
          </w:p>
        </w:tc>
      </w:tr>
      <w:tr w:rsidR="003D7D50" w:rsidRPr="00B0262E" w14:paraId="2457A5C8" w14:textId="77777777">
        <w:trPr>
          <w:trHeight w:val="420"/>
        </w:trPr>
        <w:tc>
          <w:tcPr>
            <w:tcW w:w="15701" w:type="dxa"/>
            <w:gridSpan w:val="2"/>
            <w:shd w:val="clear" w:color="auto" w:fill="auto"/>
            <w:tcMar>
              <w:top w:w="100" w:type="dxa"/>
              <w:left w:w="100" w:type="dxa"/>
              <w:bottom w:w="100" w:type="dxa"/>
              <w:right w:w="100" w:type="dxa"/>
            </w:tcMar>
          </w:tcPr>
          <w:p w14:paraId="000001E8" w14:textId="77777777" w:rsidR="003D7D50" w:rsidRPr="00B0262E" w:rsidRDefault="00000000">
            <w:pPr>
              <w:spacing w:after="120" w:line="240" w:lineRule="auto"/>
              <w:jc w:val="both"/>
            </w:pPr>
            <w:r w:rsidRPr="00B0262E">
              <w:t>Por tanto, se debe evaluar:</w:t>
            </w:r>
          </w:p>
          <w:p w14:paraId="000001E9" w14:textId="0AB2B383" w:rsidR="003D7D50" w:rsidRPr="00B0262E" w:rsidRDefault="00000000">
            <w:pPr>
              <w:numPr>
                <w:ilvl w:val="0"/>
                <w:numId w:val="22"/>
              </w:numPr>
              <w:pBdr>
                <w:top w:val="nil"/>
                <w:left w:val="nil"/>
                <w:bottom w:val="nil"/>
                <w:right w:val="nil"/>
                <w:between w:val="nil"/>
              </w:pBdr>
              <w:spacing w:line="240" w:lineRule="auto"/>
              <w:ind w:left="462"/>
              <w:jc w:val="both"/>
              <w:rPr>
                <w:color w:val="000000"/>
              </w:rPr>
            </w:pPr>
            <w:r w:rsidRPr="00B0262E">
              <w:rPr>
                <w:b/>
                <w:color w:val="000000"/>
              </w:rPr>
              <w:t>Unicidad de ocurrencias:</w:t>
            </w:r>
            <w:r w:rsidRPr="00B0262E">
              <w:rPr>
                <w:color w:val="000000"/>
              </w:rPr>
              <w:t xml:space="preserve"> no deben existir dos filas o registros con la misma información</w:t>
            </w:r>
            <w:r w:rsidR="00824D55" w:rsidRPr="00B0262E">
              <w:rPr>
                <w:color w:val="000000"/>
              </w:rPr>
              <w:t>.</w:t>
            </w:r>
          </w:p>
          <w:p w14:paraId="000001EA" w14:textId="049D5480" w:rsidR="003D7D50" w:rsidRPr="00B0262E" w:rsidRDefault="00000000">
            <w:pPr>
              <w:numPr>
                <w:ilvl w:val="0"/>
                <w:numId w:val="22"/>
              </w:numPr>
              <w:pBdr>
                <w:top w:val="nil"/>
                <w:left w:val="nil"/>
                <w:bottom w:val="nil"/>
                <w:right w:val="nil"/>
                <w:between w:val="nil"/>
              </w:pBdr>
              <w:spacing w:line="240" w:lineRule="auto"/>
              <w:ind w:left="462"/>
              <w:jc w:val="both"/>
              <w:rPr>
                <w:color w:val="000000"/>
              </w:rPr>
            </w:pPr>
            <w:r w:rsidRPr="00B0262E">
              <w:rPr>
                <w:b/>
                <w:color w:val="000000"/>
              </w:rPr>
              <w:t xml:space="preserve">Múltiples atributos: </w:t>
            </w:r>
            <w:r w:rsidRPr="00B0262E">
              <w:rPr>
                <w:color w:val="000000"/>
              </w:rPr>
              <w:t>las entidades deben tener más de un atributo, se deben evitar entidades de solo una ocurrencia</w:t>
            </w:r>
            <w:r w:rsidR="00824D55" w:rsidRPr="00B0262E">
              <w:rPr>
                <w:color w:val="000000"/>
              </w:rPr>
              <w:t>.</w:t>
            </w:r>
          </w:p>
          <w:p w14:paraId="000001EB" w14:textId="22BF76E9" w:rsidR="003D7D50" w:rsidRPr="00B0262E" w:rsidRDefault="00000000">
            <w:pPr>
              <w:numPr>
                <w:ilvl w:val="0"/>
                <w:numId w:val="22"/>
              </w:numPr>
              <w:pBdr>
                <w:top w:val="nil"/>
                <w:left w:val="nil"/>
                <w:bottom w:val="nil"/>
                <w:right w:val="nil"/>
                <w:between w:val="nil"/>
              </w:pBdr>
              <w:spacing w:line="240" w:lineRule="auto"/>
              <w:ind w:left="462"/>
              <w:jc w:val="both"/>
              <w:rPr>
                <w:color w:val="000000"/>
              </w:rPr>
            </w:pPr>
            <w:r w:rsidRPr="00B0262E">
              <w:rPr>
                <w:b/>
                <w:color w:val="000000"/>
              </w:rPr>
              <w:t>Múltiples ocurrencias:</w:t>
            </w:r>
            <w:r w:rsidRPr="00B0262E">
              <w:rPr>
                <w:color w:val="000000"/>
              </w:rPr>
              <w:t xml:space="preserve"> complementando la anterior característica, se deben tener mínimo dos atributos en cada entidad</w:t>
            </w:r>
            <w:r w:rsidR="00824D55" w:rsidRPr="00B0262E">
              <w:rPr>
                <w:color w:val="000000"/>
              </w:rPr>
              <w:t>.</w:t>
            </w:r>
          </w:p>
          <w:p w14:paraId="000001EC" w14:textId="278E39F1" w:rsidR="003D7D50" w:rsidRPr="00B0262E" w:rsidRDefault="00000000">
            <w:pPr>
              <w:numPr>
                <w:ilvl w:val="0"/>
                <w:numId w:val="22"/>
              </w:numPr>
              <w:pBdr>
                <w:top w:val="nil"/>
                <w:left w:val="nil"/>
                <w:bottom w:val="nil"/>
                <w:right w:val="nil"/>
                <w:between w:val="nil"/>
              </w:pBdr>
              <w:spacing w:line="240" w:lineRule="auto"/>
              <w:ind w:left="462"/>
              <w:jc w:val="both"/>
              <w:rPr>
                <w:color w:val="000000"/>
              </w:rPr>
            </w:pPr>
            <w:r w:rsidRPr="00B0262E">
              <w:rPr>
                <w:b/>
                <w:color w:val="000000"/>
              </w:rPr>
              <w:t>Exclusividad de ocurrencias y de atributos:</w:t>
            </w:r>
            <w:r w:rsidRPr="00B0262E">
              <w:rPr>
                <w:color w:val="000000"/>
              </w:rPr>
              <w:t xml:space="preserve"> las entidades deben tener exclusividad en sus ocurrencias, es decir, no pueden estar contenidas en otra entidad</w:t>
            </w:r>
            <w:r w:rsidR="00824D55" w:rsidRPr="00B0262E">
              <w:rPr>
                <w:color w:val="000000"/>
              </w:rPr>
              <w:t>.</w:t>
            </w:r>
            <w:r w:rsidR="0079255D">
              <w:rPr>
                <w:color w:val="000000"/>
              </w:rPr>
              <w:t xml:space="preserve"> </w:t>
            </w:r>
          </w:p>
          <w:p w14:paraId="000001ED" w14:textId="59C666EB" w:rsidR="003D7D50" w:rsidRDefault="003D7D50" w:rsidP="0079255D">
            <w:pPr>
              <w:pBdr>
                <w:top w:val="nil"/>
                <w:left w:val="nil"/>
                <w:bottom w:val="nil"/>
                <w:right w:val="nil"/>
                <w:between w:val="nil"/>
              </w:pBdr>
              <w:spacing w:line="240" w:lineRule="auto"/>
              <w:jc w:val="both"/>
              <w:rPr>
                <w:color w:val="000000"/>
              </w:rPr>
            </w:pPr>
          </w:p>
          <w:p w14:paraId="2B67273B" w14:textId="249B26F2" w:rsidR="0079255D" w:rsidDel="002A1A86" w:rsidRDefault="009C7B8C" w:rsidP="0079255D">
            <w:pPr>
              <w:pBdr>
                <w:top w:val="nil"/>
                <w:left w:val="nil"/>
                <w:bottom w:val="nil"/>
                <w:right w:val="nil"/>
                <w:between w:val="nil"/>
              </w:pBdr>
              <w:spacing w:line="240" w:lineRule="auto"/>
              <w:jc w:val="both"/>
              <w:rPr>
                <w:del w:id="41" w:author="USER" w:date="2022-09-08T15:56:00Z"/>
                <w:b/>
                <w:bCs/>
                <w:color w:val="000000"/>
              </w:rPr>
            </w:pPr>
            <w:r w:rsidRPr="00E92458">
              <w:rPr>
                <w:b/>
                <w:bCs/>
                <w:color w:val="000000"/>
              </w:rPr>
              <w:t>Figura 3</w:t>
            </w:r>
          </w:p>
          <w:p w14:paraId="71A82A17" w14:textId="3EF44027" w:rsidR="009C7B8C" w:rsidRDefault="008F2E53" w:rsidP="002A1A86">
            <w:pPr>
              <w:pBdr>
                <w:top w:val="nil"/>
                <w:left w:val="nil"/>
                <w:bottom w:val="nil"/>
                <w:right w:val="nil"/>
                <w:between w:val="nil"/>
              </w:pBdr>
              <w:spacing w:line="240" w:lineRule="auto"/>
              <w:jc w:val="both"/>
              <w:rPr>
                <w:color w:val="000000"/>
              </w:rPr>
            </w:pPr>
            <w:r>
              <w:rPr>
                <w:i/>
                <w:iCs/>
                <w:color w:val="000000"/>
              </w:rPr>
              <w:t xml:space="preserve">Ejemplo de modelo Entidad - Relación </w:t>
            </w:r>
          </w:p>
          <w:p w14:paraId="000001EE" w14:textId="689EF76A" w:rsidR="003D7D50" w:rsidRPr="00B0262E" w:rsidRDefault="0079255D">
            <w:pPr>
              <w:pBdr>
                <w:top w:val="nil"/>
                <w:left w:val="nil"/>
                <w:bottom w:val="nil"/>
                <w:right w:val="nil"/>
                <w:between w:val="nil"/>
              </w:pBdr>
              <w:spacing w:after="120" w:line="240" w:lineRule="auto"/>
              <w:ind w:left="3600"/>
              <w:jc w:val="center"/>
              <w:rPr>
                <w:color w:val="000000"/>
              </w:rPr>
            </w:pPr>
            <w:r w:rsidRPr="00B0262E">
              <w:rPr>
                <w:noProof/>
                <w:color w:val="000000"/>
                <w:sz w:val="24"/>
                <w:szCs w:val="24"/>
              </w:rPr>
              <w:drawing>
                <wp:inline distT="0" distB="0" distL="0" distR="0" wp14:anchorId="59F56F8B" wp14:editId="37C51485">
                  <wp:extent cx="3376624" cy="2071778"/>
                  <wp:effectExtent l="0" t="0" r="0" b="0"/>
                  <wp:docPr id="145" name="image2.jpg" descr="Descripción: C:\Users\jos05\Desktop\Dia\UI.jpeg"/>
                  <wp:cNvGraphicFramePr/>
                  <a:graphic xmlns:a="http://schemas.openxmlformats.org/drawingml/2006/main">
                    <a:graphicData uri="http://schemas.openxmlformats.org/drawingml/2006/picture">
                      <pic:pic xmlns:pic="http://schemas.openxmlformats.org/drawingml/2006/picture">
                        <pic:nvPicPr>
                          <pic:cNvPr id="0" name="image2.jpg" descr="Descripción: C:\Users\jos05\Desktop\Dia\UI.jpeg"/>
                          <pic:cNvPicPr preferRelativeResize="0"/>
                        </pic:nvPicPr>
                        <pic:blipFill>
                          <a:blip r:embed="rId50"/>
                          <a:srcRect/>
                          <a:stretch>
                            <a:fillRect/>
                          </a:stretch>
                        </pic:blipFill>
                        <pic:spPr>
                          <a:xfrm>
                            <a:off x="0" y="0"/>
                            <a:ext cx="3376624" cy="2071778"/>
                          </a:xfrm>
                          <a:prstGeom prst="rect">
                            <a:avLst/>
                          </a:prstGeom>
                          <a:ln/>
                        </pic:spPr>
                      </pic:pic>
                    </a:graphicData>
                  </a:graphic>
                </wp:inline>
              </w:drawing>
            </w:r>
          </w:p>
          <w:p w14:paraId="000001F0" w14:textId="77777777" w:rsidR="003D7D50" w:rsidRPr="00B0262E" w:rsidRDefault="00000000">
            <w:pPr>
              <w:spacing w:after="120" w:line="240" w:lineRule="auto"/>
              <w:ind w:left="720"/>
              <w:jc w:val="center"/>
            </w:pPr>
            <w:r w:rsidRPr="00B0262E">
              <w:t xml:space="preserve">Imagen anexa como </w:t>
            </w:r>
            <w:r w:rsidRPr="00E92458">
              <w:rPr>
                <w:color w:val="000000"/>
              </w:rPr>
              <w:t>228130_i21</w:t>
            </w:r>
          </w:p>
        </w:tc>
      </w:tr>
    </w:tbl>
    <w:p w14:paraId="000001F2" w14:textId="77777777" w:rsidR="003D7D50" w:rsidRPr="00B0262E" w:rsidRDefault="003D7D50">
      <w:pPr>
        <w:spacing w:after="120" w:line="240" w:lineRule="auto"/>
        <w:rPr>
          <w:sz w:val="28"/>
          <w:szCs w:val="28"/>
        </w:rPr>
      </w:pPr>
    </w:p>
    <w:p w14:paraId="000001F3" w14:textId="77777777" w:rsidR="003D7D50" w:rsidRPr="00B0262E" w:rsidRDefault="00000000">
      <w:pPr>
        <w:spacing w:after="120" w:line="240" w:lineRule="auto"/>
      </w:pPr>
      <w:r w:rsidRPr="00B0262E">
        <w:t>2.4. Normalización</w:t>
      </w:r>
    </w:p>
    <w:tbl>
      <w:tblPr>
        <w:tblStyle w:val="af7"/>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517FBA21" w14:textId="77777777">
        <w:trPr>
          <w:trHeight w:val="580"/>
        </w:trPr>
        <w:tc>
          <w:tcPr>
            <w:tcW w:w="1676" w:type="dxa"/>
            <w:shd w:val="clear" w:color="auto" w:fill="C9DAF8"/>
            <w:tcMar>
              <w:top w:w="100" w:type="dxa"/>
              <w:left w:w="100" w:type="dxa"/>
              <w:bottom w:w="100" w:type="dxa"/>
              <w:right w:w="100" w:type="dxa"/>
            </w:tcMar>
          </w:tcPr>
          <w:p w14:paraId="000001F4" w14:textId="77777777" w:rsidR="003D7D50" w:rsidRPr="00B0262E" w:rsidRDefault="00000000">
            <w:pPr>
              <w:widowControl w:val="0"/>
              <w:pBdr>
                <w:top w:val="nil"/>
                <w:left w:val="nil"/>
                <w:bottom w:val="nil"/>
                <w:right w:val="nil"/>
                <w:between w:val="nil"/>
              </w:pBdr>
              <w:spacing w:line="240" w:lineRule="auto"/>
            </w:pPr>
            <w:r w:rsidRPr="00B0262E">
              <w:lastRenderedPageBreak/>
              <w:t>Tipo de recurso</w:t>
            </w:r>
          </w:p>
        </w:tc>
        <w:tc>
          <w:tcPr>
            <w:tcW w:w="14025" w:type="dxa"/>
            <w:shd w:val="clear" w:color="auto" w:fill="C9DAF8"/>
            <w:tcMar>
              <w:top w:w="100" w:type="dxa"/>
              <w:left w:w="100" w:type="dxa"/>
              <w:bottom w:w="100" w:type="dxa"/>
              <w:right w:w="100" w:type="dxa"/>
            </w:tcMar>
          </w:tcPr>
          <w:p w14:paraId="000001F5" w14:textId="77777777" w:rsidR="003D7D50" w:rsidRPr="00B0262E" w:rsidRDefault="00000000">
            <w:pPr>
              <w:pStyle w:val="Ttulo"/>
              <w:jc w:val="center"/>
              <w:rPr>
                <w:sz w:val="22"/>
                <w:szCs w:val="22"/>
              </w:rPr>
            </w:pPr>
            <w:r w:rsidRPr="00B0262E">
              <w:rPr>
                <w:sz w:val="22"/>
                <w:szCs w:val="22"/>
              </w:rPr>
              <w:t>Cuadro de texto</w:t>
            </w:r>
          </w:p>
        </w:tc>
      </w:tr>
      <w:tr w:rsidR="003D7D50" w:rsidRPr="00B0262E" w14:paraId="6C21D941" w14:textId="77777777">
        <w:trPr>
          <w:trHeight w:val="420"/>
        </w:trPr>
        <w:tc>
          <w:tcPr>
            <w:tcW w:w="15701" w:type="dxa"/>
            <w:gridSpan w:val="2"/>
            <w:shd w:val="clear" w:color="auto" w:fill="auto"/>
            <w:tcMar>
              <w:top w:w="100" w:type="dxa"/>
              <w:left w:w="100" w:type="dxa"/>
              <w:bottom w:w="100" w:type="dxa"/>
              <w:right w:w="100" w:type="dxa"/>
            </w:tcMar>
          </w:tcPr>
          <w:p w14:paraId="000001F6" w14:textId="3A02574F" w:rsidR="003D7D50" w:rsidRPr="00B0262E" w:rsidRDefault="00000000">
            <w:pPr>
              <w:spacing w:after="120" w:line="240" w:lineRule="auto"/>
              <w:jc w:val="both"/>
            </w:pPr>
            <w:r w:rsidRPr="00B0262E">
              <w:t>Cuando se comienza el proceso de diseño de una base de datos</w:t>
            </w:r>
            <w:r w:rsidR="00AD24F3" w:rsidRPr="00B0262E">
              <w:t>,</w:t>
            </w:r>
            <w:r w:rsidRPr="00B0262E">
              <w:t xml:space="preserve"> no es suficient</w:t>
            </w:r>
            <w:r w:rsidR="00AD24F3" w:rsidRPr="00B0262E">
              <w:t>e</w:t>
            </w:r>
            <w:r w:rsidRPr="00B0262E">
              <w:t xml:space="preserve"> con conocer y tener experticia en el diccionario</w:t>
            </w:r>
            <w:r w:rsidR="00804079" w:rsidRPr="00B0262E">
              <w:t xml:space="preserve"> de</w:t>
            </w:r>
            <w:r w:rsidRPr="00B0262E">
              <w:t xml:space="preserve"> dato</w:t>
            </w:r>
            <w:r w:rsidR="00804079" w:rsidRPr="00B0262E">
              <w:t>s</w:t>
            </w:r>
            <w:r w:rsidR="006E0273" w:rsidRPr="00B0262E">
              <w:t>;</w:t>
            </w:r>
            <w:r w:rsidRPr="00B0262E">
              <w:t xml:space="preserve"> el reto está en poder diseñar una base de datos con una estructura estable y lógica tal que:</w:t>
            </w:r>
          </w:p>
          <w:p w14:paraId="2019CF3E" w14:textId="77777777" w:rsidR="00F90B25" w:rsidRPr="00B0262E" w:rsidRDefault="00F90B25">
            <w:pPr>
              <w:spacing w:after="120" w:line="240" w:lineRule="auto"/>
              <w:jc w:val="both"/>
            </w:pPr>
          </w:p>
          <w:p w14:paraId="000001F7" w14:textId="06DC4732" w:rsidR="003D7D50" w:rsidRPr="00B0262E" w:rsidRDefault="00000000">
            <w:pPr>
              <w:numPr>
                <w:ilvl w:val="0"/>
                <w:numId w:val="3"/>
              </w:numPr>
              <w:pBdr>
                <w:top w:val="nil"/>
                <w:left w:val="nil"/>
                <w:bottom w:val="nil"/>
                <w:right w:val="nil"/>
                <w:between w:val="nil"/>
              </w:pBdr>
              <w:spacing w:line="240" w:lineRule="auto"/>
              <w:jc w:val="both"/>
              <w:rPr>
                <w:color w:val="000000"/>
              </w:rPr>
            </w:pPr>
            <w:r w:rsidRPr="00B0262E">
              <w:t xml:space="preserve">El </w:t>
            </w:r>
            <w:r w:rsidRPr="00B0262E">
              <w:rPr>
                <w:color w:val="000000"/>
              </w:rPr>
              <w:t>sistema de base de datos mantenga la integridad de los datos y no sufra de anomalías o fallos de almacenamiento</w:t>
            </w:r>
            <w:r w:rsidR="00824D55" w:rsidRPr="00B0262E">
              <w:rPr>
                <w:color w:val="000000"/>
              </w:rPr>
              <w:t>.</w:t>
            </w:r>
          </w:p>
          <w:p w14:paraId="000001F8" w14:textId="4BA4064E" w:rsidR="003D7D50" w:rsidRPr="00B0262E" w:rsidRDefault="00000000">
            <w:pPr>
              <w:numPr>
                <w:ilvl w:val="0"/>
                <w:numId w:val="3"/>
              </w:numPr>
              <w:pBdr>
                <w:top w:val="nil"/>
                <w:left w:val="nil"/>
                <w:bottom w:val="nil"/>
                <w:right w:val="nil"/>
                <w:between w:val="nil"/>
              </w:pBdr>
              <w:spacing w:after="120" w:line="240" w:lineRule="auto"/>
              <w:jc w:val="both"/>
              <w:rPr>
                <w:color w:val="000000"/>
              </w:rPr>
            </w:pPr>
            <w:r w:rsidRPr="00B0262E">
              <w:t>El</w:t>
            </w:r>
            <w:r w:rsidRPr="00B0262E">
              <w:rPr>
                <w:color w:val="000000"/>
              </w:rPr>
              <w:t xml:space="preserve"> modelo lógico pueda modificarse fácilmente para admitir nuevos requerimientos</w:t>
            </w:r>
            <w:r w:rsidR="00824D55" w:rsidRPr="00B0262E">
              <w:rPr>
                <w:color w:val="000000"/>
              </w:rPr>
              <w:t>.</w:t>
            </w:r>
          </w:p>
          <w:p w14:paraId="0A22A2E4" w14:textId="77777777" w:rsidR="00F90B25" w:rsidRPr="00B0262E" w:rsidRDefault="00F90B25" w:rsidP="00EC1D69">
            <w:pPr>
              <w:pBdr>
                <w:top w:val="nil"/>
                <w:left w:val="nil"/>
                <w:bottom w:val="nil"/>
                <w:right w:val="nil"/>
                <w:between w:val="nil"/>
              </w:pBdr>
              <w:spacing w:after="120" w:line="240" w:lineRule="auto"/>
              <w:ind w:left="1080"/>
              <w:jc w:val="both"/>
              <w:rPr>
                <w:color w:val="000000"/>
              </w:rPr>
            </w:pPr>
          </w:p>
          <w:p w14:paraId="000001FA" w14:textId="22F4CCFA" w:rsidR="003D7D50" w:rsidRPr="00B0262E" w:rsidRDefault="00F90B25">
            <w:pPr>
              <w:spacing w:after="120" w:line="240" w:lineRule="auto"/>
              <w:jc w:val="both"/>
            </w:pPr>
            <w:r w:rsidRPr="00B0262E">
              <w:t xml:space="preserve">Por lo anterior, se hace hincapié, en que lo más importante de un sistema de base de datos es su diseño, </w:t>
            </w:r>
            <w:r w:rsidR="002054AB" w:rsidRPr="00B0262E">
              <w:t xml:space="preserve">ya que, </w:t>
            </w:r>
            <w:r w:rsidRPr="00B0262E">
              <w:t>de este depende su ciclo de vida. Una base de datos implementada sobre un buen diseño</w:t>
            </w:r>
            <w:r w:rsidR="002054AB" w:rsidRPr="00B0262E">
              <w:t>,</w:t>
            </w:r>
            <w:r w:rsidRPr="00B0262E">
              <w:t xml:space="preserve"> tiene</w:t>
            </w:r>
            <w:r w:rsidR="002054AB" w:rsidRPr="00B0262E">
              <w:t xml:space="preserve"> más</w:t>
            </w:r>
            <w:r w:rsidRPr="00B0262E">
              <w:t xml:space="preserve"> alta probabilidad de durar</w:t>
            </w:r>
            <w:r w:rsidR="002054AB" w:rsidRPr="00B0262E">
              <w:t xml:space="preserve"> </w:t>
            </w:r>
            <w:r w:rsidRPr="00B0262E">
              <w:t>en un mundo con requerimientos cambiantes</w:t>
            </w:r>
            <w:r w:rsidR="002054AB" w:rsidRPr="00B0262E">
              <w:t>,</w:t>
            </w:r>
            <w:r w:rsidRPr="00B0262E">
              <w:t xml:space="preserve"> que una base de datos con un diseño pobre.</w:t>
            </w:r>
            <w:r w:rsidR="000A3143" w:rsidRPr="00B0262E">
              <w:t xml:space="preserve"> De esta forma, un </w:t>
            </w:r>
            <w:r w:rsidRPr="00B0262E">
              <w:t>buen proceso de diseño tendrá un rendimiento proporcional, aunque aumente su tamaño y será lo suficientemente flexible para incorporar nuevos requerimientos o características adicionales.</w:t>
            </w:r>
          </w:p>
          <w:p w14:paraId="000001FB" w14:textId="7B76B016" w:rsidR="003D7D50" w:rsidRPr="00B0262E" w:rsidRDefault="000A3143">
            <w:pPr>
              <w:spacing w:after="120" w:line="240" w:lineRule="auto"/>
              <w:jc w:val="both"/>
            </w:pPr>
            <w:r w:rsidRPr="00B0262E">
              <w:t xml:space="preserve">Por otra parte, la inconsistencia de datos es </w:t>
            </w:r>
            <w:r w:rsidR="00AA1952" w:rsidRPr="00B0262E">
              <w:t>el</w:t>
            </w:r>
            <w:r w:rsidRPr="00B0262E">
              <w:t xml:space="preserve"> concepto más cotidiano y se refiere a tener información en una base de datos</w:t>
            </w:r>
            <w:r w:rsidR="00AF4C1C" w:rsidRPr="00B0262E">
              <w:t>,</w:t>
            </w:r>
            <w:r w:rsidRPr="00B0262E">
              <w:t xml:space="preserve"> donde debería ser igual y no lo es</w:t>
            </w:r>
            <w:r w:rsidR="00AA1952" w:rsidRPr="00B0262E">
              <w:t>. U</w:t>
            </w:r>
            <w:r w:rsidRPr="00B0262E">
              <w:t>n ejemplo sería un estudiante de</w:t>
            </w:r>
            <w:r w:rsidR="00AA1952" w:rsidRPr="00B0262E">
              <w:t xml:space="preserve"> una</w:t>
            </w:r>
            <w:r w:rsidRPr="00B0262E">
              <w:t xml:space="preserve"> universidad</w:t>
            </w:r>
            <w:r w:rsidR="00AA1952" w:rsidRPr="00B0262E">
              <w:t>,</w:t>
            </w:r>
            <w:r w:rsidRPr="00B0262E">
              <w:t xml:space="preserve"> que en una parte de la base de datos aparece como no aprobado en Calculo I</w:t>
            </w:r>
            <w:r w:rsidR="00AA1952" w:rsidRPr="00B0262E">
              <w:t>,</w:t>
            </w:r>
            <w:r w:rsidRPr="00B0262E">
              <w:t xml:space="preserve"> y en otra ubicación, de la misma base de datos</w:t>
            </w:r>
            <w:r w:rsidR="00AA1952" w:rsidRPr="00B0262E">
              <w:t>,</w:t>
            </w:r>
            <w:r w:rsidRPr="00B0262E">
              <w:t xml:space="preserve"> aparece como aprobado.</w:t>
            </w:r>
          </w:p>
          <w:p w14:paraId="000001FC" w14:textId="2B01F40E" w:rsidR="003D7D50" w:rsidRDefault="002B5EE7">
            <w:pPr>
              <w:spacing w:after="120" w:line="240" w:lineRule="auto"/>
              <w:jc w:val="both"/>
            </w:pPr>
            <w:r w:rsidRPr="00B0262E">
              <w:t>Teniendo en cuenta lo anterior, un paso importante en el diseño de una base de datos</w:t>
            </w:r>
            <w:r w:rsidR="00326110" w:rsidRPr="00B0262E">
              <w:t>,</w:t>
            </w:r>
            <w:r w:rsidRPr="00B0262E">
              <w:t xml:space="preserve"> es el proceso de normalización.</w:t>
            </w:r>
          </w:p>
          <w:p w14:paraId="04FC78BC" w14:textId="77777777" w:rsidR="009C7B8C" w:rsidRPr="00B0262E" w:rsidRDefault="009C7B8C">
            <w:pPr>
              <w:spacing w:after="120" w:line="240" w:lineRule="auto"/>
              <w:jc w:val="both"/>
            </w:pPr>
          </w:p>
          <w:p w14:paraId="000001FD" w14:textId="77777777" w:rsidR="003D7D50" w:rsidRPr="00B0262E" w:rsidRDefault="00000000">
            <w:pPr>
              <w:spacing w:after="120" w:line="240" w:lineRule="auto"/>
              <w:ind w:left="720"/>
              <w:jc w:val="center"/>
            </w:pPr>
            <w:commentRangeStart w:id="42"/>
            <w:r w:rsidRPr="00B0262E">
              <w:rPr>
                <w:noProof/>
                <w:sz w:val="24"/>
                <w:szCs w:val="24"/>
              </w:rPr>
              <w:drawing>
                <wp:inline distT="0" distB="0" distL="0" distR="0" wp14:anchorId="1EB0F0CF" wp14:editId="0512FB69">
                  <wp:extent cx="4629150" cy="1714500"/>
                  <wp:effectExtent l="0" t="0" r="0" b="0"/>
                  <wp:docPr id="1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4629150" cy="1714500"/>
                          </a:xfrm>
                          <a:prstGeom prst="rect">
                            <a:avLst/>
                          </a:prstGeom>
                          <a:ln/>
                        </pic:spPr>
                      </pic:pic>
                    </a:graphicData>
                  </a:graphic>
                </wp:inline>
              </w:drawing>
            </w:r>
            <w:commentRangeEnd w:id="42"/>
            <w:r w:rsidR="0079255D">
              <w:rPr>
                <w:rStyle w:val="Refdecomentario"/>
              </w:rPr>
              <w:commentReference w:id="42"/>
            </w:r>
          </w:p>
          <w:p w14:paraId="000001FE" w14:textId="77777777" w:rsidR="003D7D50" w:rsidRPr="00B0262E" w:rsidRDefault="00000000">
            <w:pPr>
              <w:spacing w:after="120" w:line="240" w:lineRule="auto"/>
              <w:ind w:left="720"/>
              <w:jc w:val="center"/>
            </w:pPr>
            <w:r w:rsidRPr="00B0262E">
              <w:t xml:space="preserve">Fuente. El autor. </w:t>
            </w:r>
          </w:p>
          <w:p w14:paraId="000001FF" w14:textId="77777777" w:rsidR="003D7D50" w:rsidRPr="00B0262E" w:rsidRDefault="00000000">
            <w:pPr>
              <w:spacing w:after="120" w:line="240" w:lineRule="auto"/>
              <w:ind w:left="720"/>
              <w:jc w:val="center"/>
            </w:pPr>
            <w:r w:rsidRPr="00B0262E">
              <w:t xml:space="preserve">Imagen anexa como </w:t>
            </w:r>
            <w:r w:rsidRPr="00E92458">
              <w:rPr>
                <w:color w:val="000000"/>
              </w:rPr>
              <w:t>228130_i22</w:t>
            </w:r>
          </w:p>
          <w:p w14:paraId="00000200" w14:textId="77777777" w:rsidR="003D7D50" w:rsidRPr="00B0262E" w:rsidRDefault="00000000">
            <w:pPr>
              <w:spacing w:after="120" w:line="240" w:lineRule="auto"/>
              <w:jc w:val="both"/>
            </w:pPr>
            <w:r w:rsidRPr="00B0262E">
              <w:t>La normalización se lleva a cabo por tres razones:</w:t>
            </w:r>
          </w:p>
          <w:p w14:paraId="00000201" w14:textId="522EBB9C" w:rsidR="003D7D50" w:rsidRPr="00B0262E" w:rsidRDefault="00000000">
            <w:pPr>
              <w:numPr>
                <w:ilvl w:val="0"/>
                <w:numId w:val="7"/>
              </w:numPr>
              <w:pBdr>
                <w:top w:val="nil"/>
                <w:left w:val="nil"/>
                <w:bottom w:val="nil"/>
                <w:right w:val="nil"/>
                <w:between w:val="nil"/>
              </w:pBdr>
              <w:spacing w:line="240" w:lineRule="auto"/>
              <w:ind w:left="709"/>
              <w:jc w:val="both"/>
              <w:rPr>
                <w:color w:val="000000"/>
              </w:rPr>
            </w:pPr>
            <w:r w:rsidRPr="00B0262E">
              <w:rPr>
                <w:color w:val="000000"/>
              </w:rPr>
              <w:t>Estructurar los datos de forma que se puedan representar las relaciones pertinentes entre los datos</w:t>
            </w:r>
            <w:r w:rsidR="00824D55" w:rsidRPr="00B0262E">
              <w:rPr>
                <w:color w:val="000000"/>
              </w:rPr>
              <w:t>.</w:t>
            </w:r>
          </w:p>
          <w:p w14:paraId="00000202" w14:textId="6523A70F" w:rsidR="003D7D50" w:rsidRPr="00B0262E" w:rsidRDefault="00000000">
            <w:pPr>
              <w:numPr>
                <w:ilvl w:val="0"/>
                <w:numId w:val="7"/>
              </w:numPr>
              <w:pBdr>
                <w:top w:val="nil"/>
                <w:left w:val="nil"/>
                <w:bottom w:val="nil"/>
                <w:right w:val="nil"/>
                <w:between w:val="nil"/>
              </w:pBdr>
              <w:spacing w:line="240" w:lineRule="auto"/>
              <w:ind w:left="709"/>
              <w:jc w:val="both"/>
              <w:rPr>
                <w:color w:val="000000"/>
              </w:rPr>
            </w:pPr>
            <w:r w:rsidRPr="00B0262E">
              <w:rPr>
                <w:color w:val="000000"/>
              </w:rPr>
              <w:lastRenderedPageBreak/>
              <w:t>Permitir la recuperación sencilla de los datos en respuesta a las solicitudes de consultas y reportes</w:t>
            </w:r>
            <w:r w:rsidR="00824D55" w:rsidRPr="00B0262E">
              <w:rPr>
                <w:color w:val="000000"/>
              </w:rPr>
              <w:t>.</w:t>
            </w:r>
          </w:p>
          <w:p w14:paraId="00000203" w14:textId="23CCDF31" w:rsidR="003D7D50" w:rsidRPr="00B0262E" w:rsidRDefault="00000000">
            <w:pPr>
              <w:numPr>
                <w:ilvl w:val="0"/>
                <w:numId w:val="7"/>
              </w:numPr>
              <w:pBdr>
                <w:top w:val="nil"/>
                <w:left w:val="nil"/>
                <w:bottom w:val="nil"/>
                <w:right w:val="nil"/>
                <w:between w:val="nil"/>
              </w:pBdr>
              <w:spacing w:after="120" w:line="240" w:lineRule="auto"/>
              <w:ind w:left="709"/>
              <w:jc w:val="both"/>
              <w:rPr>
                <w:color w:val="000000"/>
              </w:rPr>
            </w:pPr>
            <w:r w:rsidRPr="00B0262E">
              <w:rPr>
                <w:color w:val="000000"/>
              </w:rPr>
              <w:t>Simplificar el mantenimiento de los datos al ser actualizados, insertado</w:t>
            </w:r>
            <w:r w:rsidR="00AB735D" w:rsidRPr="00B0262E">
              <w:rPr>
                <w:color w:val="000000"/>
              </w:rPr>
              <w:t>s</w:t>
            </w:r>
            <w:r w:rsidRPr="00B0262E">
              <w:rPr>
                <w:color w:val="000000"/>
              </w:rPr>
              <w:t xml:space="preserve"> o eliminados</w:t>
            </w:r>
            <w:r w:rsidR="00824D55" w:rsidRPr="00B0262E">
              <w:rPr>
                <w:color w:val="000000"/>
              </w:rPr>
              <w:t>.</w:t>
            </w:r>
          </w:p>
          <w:p w14:paraId="00000204" w14:textId="77777777" w:rsidR="003D7D50" w:rsidRPr="00B0262E" w:rsidRDefault="00000000">
            <w:pPr>
              <w:spacing w:after="120" w:line="240" w:lineRule="auto"/>
              <w:jc w:val="both"/>
            </w:pPr>
            <w:r w:rsidRPr="00B0262E">
              <w:t>Una mirada rápida a la normalización es a través de los siguientes pasos:</w:t>
            </w:r>
          </w:p>
          <w:p w14:paraId="00000205" w14:textId="059B0E21" w:rsidR="003D7D50" w:rsidRPr="00B0262E" w:rsidRDefault="00000000">
            <w:pPr>
              <w:numPr>
                <w:ilvl w:val="1"/>
                <w:numId w:val="2"/>
              </w:numPr>
              <w:pBdr>
                <w:top w:val="nil"/>
                <w:left w:val="nil"/>
                <w:bottom w:val="nil"/>
                <w:right w:val="nil"/>
                <w:between w:val="nil"/>
              </w:pBdr>
              <w:spacing w:line="240" w:lineRule="auto"/>
              <w:jc w:val="both"/>
              <w:rPr>
                <w:color w:val="000000"/>
              </w:rPr>
            </w:pPr>
            <w:r w:rsidRPr="00B0262E">
              <w:rPr>
                <w:color w:val="000000"/>
              </w:rPr>
              <w:t>Descomponer todos los grupos de datos en registros bidimensionales</w:t>
            </w:r>
            <w:r w:rsidR="00824D55" w:rsidRPr="00B0262E">
              <w:rPr>
                <w:color w:val="000000"/>
              </w:rPr>
              <w:t>.</w:t>
            </w:r>
          </w:p>
          <w:p w14:paraId="00000206" w14:textId="2879CBBA" w:rsidR="003D7D50" w:rsidRPr="00B0262E" w:rsidRDefault="00000000">
            <w:pPr>
              <w:numPr>
                <w:ilvl w:val="1"/>
                <w:numId w:val="2"/>
              </w:numPr>
              <w:pBdr>
                <w:top w:val="nil"/>
                <w:left w:val="nil"/>
                <w:bottom w:val="nil"/>
                <w:right w:val="nil"/>
                <w:between w:val="nil"/>
              </w:pBdr>
              <w:spacing w:line="240" w:lineRule="auto"/>
              <w:jc w:val="both"/>
              <w:rPr>
                <w:color w:val="000000"/>
              </w:rPr>
            </w:pPr>
            <w:r w:rsidRPr="00B0262E">
              <w:rPr>
                <w:color w:val="000000"/>
              </w:rPr>
              <w:t>Eliminar todas las relaciones en la que los datos no dependan completamente de la llave primaria del registro</w:t>
            </w:r>
            <w:r w:rsidR="00824D55" w:rsidRPr="00B0262E">
              <w:rPr>
                <w:color w:val="000000"/>
              </w:rPr>
              <w:t>.</w:t>
            </w:r>
            <w:r w:rsidRPr="00B0262E">
              <w:rPr>
                <w:color w:val="000000"/>
              </w:rPr>
              <w:t xml:space="preserve"> </w:t>
            </w:r>
          </w:p>
          <w:p w14:paraId="00000207" w14:textId="638959D6" w:rsidR="003D7D50" w:rsidRPr="00B0262E" w:rsidRDefault="00000000">
            <w:pPr>
              <w:numPr>
                <w:ilvl w:val="1"/>
                <w:numId w:val="2"/>
              </w:numPr>
              <w:pBdr>
                <w:top w:val="nil"/>
                <w:left w:val="nil"/>
                <w:bottom w:val="nil"/>
                <w:right w:val="nil"/>
                <w:between w:val="nil"/>
              </w:pBdr>
              <w:spacing w:after="120" w:line="240" w:lineRule="auto"/>
              <w:jc w:val="both"/>
              <w:rPr>
                <w:color w:val="000000"/>
              </w:rPr>
            </w:pPr>
            <w:r w:rsidRPr="00B0262E">
              <w:rPr>
                <w:color w:val="000000"/>
              </w:rPr>
              <w:t>Eliminar todas las relaciones que contengan dependencias transitivas</w:t>
            </w:r>
            <w:r w:rsidR="00824D55" w:rsidRPr="00B0262E">
              <w:rPr>
                <w:color w:val="000000"/>
              </w:rPr>
              <w:t>.</w:t>
            </w:r>
          </w:p>
          <w:p w14:paraId="00000208" w14:textId="27485A95" w:rsidR="003D7D50" w:rsidRPr="00B0262E" w:rsidRDefault="00000000">
            <w:pPr>
              <w:spacing w:after="120" w:line="240" w:lineRule="auto"/>
              <w:jc w:val="both"/>
            </w:pPr>
            <w:r w:rsidRPr="00B0262E">
              <w:t>La normalización es un proceso de varias</w:t>
            </w:r>
            <w:r w:rsidR="00532FD9" w:rsidRPr="00B0262E">
              <w:t>,</w:t>
            </w:r>
            <w:r w:rsidRPr="00B0262E">
              <w:t xml:space="preserve"> formas normales</w:t>
            </w:r>
            <w:r w:rsidR="00532FD9" w:rsidRPr="00B0262E">
              <w:t>,</w:t>
            </w:r>
            <w:r w:rsidRPr="00B0262E">
              <w:t xml:space="preserve"> con una totalidad de </w:t>
            </w:r>
            <w:r w:rsidR="00587BF9" w:rsidRPr="00B0262E">
              <w:t>cinco</w:t>
            </w:r>
            <w:r w:rsidRPr="00B0262E">
              <w:t>, para un buen diseño de base de datos es indispensable cumplir con las condiciones de las tres primeras formas normales.</w:t>
            </w:r>
          </w:p>
          <w:p w14:paraId="00000209" w14:textId="77777777" w:rsidR="003D7D50" w:rsidRPr="00B0262E" w:rsidRDefault="00000000">
            <w:pPr>
              <w:spacing w:after="120" w:line="240" w:lineRule="auto"/>
              <w:jc w:val="both"/>
            </w:pPr>
            <w:r w:rsidRPr="00B0262E">
              <w:t>La teoría de normalización tiene como fundamento el concepto de formas normales; se dice que una relación está en una determinada forma normal si satisface un conjunto de restricciones.</w:t>
            </w:r>
          </w:p>
          <w:p w14:paraId="0000020A" w14:textId="38C5F4D0" w:rsidR="003D7D50" w:rsidRDefault="00000000">
            <w:pPr>
              <w:spacing w:after="120" w:line="240" w:lineRule="auto"/>
              <w:jc w:val="both"/>
            </w:pPr>
            <w:r w:rsidRPr="00B0262E">
              <w:t>Basado en lo anterior y como ejemplo, la siguiente figura muestra un reporte de venta de la empresa Opus, la empresa no ha realizado</w:t>
            </w:r>
            <w:r w:rsidR="002A1C76" w:rsidRPr="00B0262E">
              <w:t xml:space="preserve"> el</w:t>
            </w:r>
            <w:r w:rsidRPr="00B0262E">
              <w:t xml:space="preserve"> proceso de requerimientos, pero necesita una base de datos para su proceso de venta y envía este reporte</w:t>
            </w:r>
            <w:r w:rsidR="006C52EC" w:rsidRPr="00B0262E">
              <w:t>,</w:t>
            </w:r>
            <w:r w:rsidRPr="00B0262E">
              <w:t xml:space="preserve"> donde se evidencia toda la información que domina este proceso de negocio</w:t>
            </w:r>
            <w:r w:rsidR="006C52EC" w:rsidRPr="00B0262E">
              <w:t>,</w:t>
            </w:r>
            <w:r w:rsidRPr="00B0262E">
              <w:t xml:space="preserve"> la cual se debe almacenar en una base de datos:</w:t>
            </w:r>
          </w:p>
          <w:p w14:paraId="1D4DB41E" w14:textId="27AED644" w:rsidR="00EA3549" w:rsidRDefault="00EA3549">
            <w:pPr>
              <w:spacing w:after="120" w:line="240" w:lineRule="auto"/>
              <w:jc w:val="both"/>
            </w:pPr>
          </w:p>
          <w:p w14:paraId="0DABF27F" w14:textId="77777777" w:rsidR="002A1A86" w:rsidRDefault="00EA3549">
            <w:pPr>
              <w:spacing w:after="120" w:line="240" w:lineRule="auto"/>
              <w:jc w:val="both"/>
              <w:rPr>
                <w:ins w:id="43" w:author="USER" w:date="2022-09-08T15:58:00Z"/>
                <w:b/>
                <w:bCs/>
              </w:rPr>
            </w:pPr>
            <w:r w:rsidRPr="00E92458">
              <w:rPr>
                <w:b/>
                <w:bCs/>
              </w:rPr>
              <w:t>Tabla 6</w:t>
            </w:r>
          </w:p>
          <w:p w14:paraId="01050925" w14:textId="2D4D686D" w:rsidR="007E6FC3" w:rsidRPr="00E92458" w:rsidRDefault="007E6FC3">
            <w:pPr>
              <w:spacing w:after="120" w:line="240" w:lineRule="auto"/>
              <w:jc w:val="both"/>
              <w:rPr>
                <w:i/>
                <w:iCs/>
              </w:rPr>
            </w:pPr>
            <w:r>
              <w:rPr>
                <w:i/>
                <w:iCs/>
              </w:rPr>
              <w:t xml:space="preserve">Reporte de ventas </w:t>
            </w:r>
          </w:p>
          <w:p w14:paraId="0000020B" w14:textId="2692ABDA" w:rsidR="003D7D50" w:rsidRPr="00B0262E" w:rsidRDefault="00000000">
            <w:pPr>
              <w:spacing w:after="120" w:line="240" w:lineRule="auto"/>
              <w:jc w:val="center"/>
            </w:pPr>
            <w:r w:rsidRPr="00B0262E">
              <w:rPr>
                <w:noProof/>
              </w:rPr>
              <w:drawing>
                <wp:inline distT="0" distB="0" distL="0" distR="0" wp14:anchorId="4443A630" wp14:editId="724B5E5E">
                  <wp:extent cx="5612130" cy="1149985"/>
                  <wp:effectExtent l="0" t="0" r="0" b="0"/>
                  <wp:docPr id="147" name="image1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Tabla&#10;&#10;Descripción generada automáticamente"/>
                          <pic:cNvPicPr preferRelativeResize="0"/>
                        </pic:nvPicPr>
                        <pic:blipFill>
                          <a:blip r:embed="rId52"/>
                          <a:srcRect/>
                          <a:stretch>
                            <a:fillRect/>
                          </a:stretch>
                        </pic:blipFill>
                        <pic:spPr>
                          <a:xfrm>
                            <a:off x="0" y="0"/>
                            <a:ext cx="5612130" cy="1149985"/>
                          </a:xfrm>
                          <a:prstGeom prst="rect">
                            <a:avLst/>
                          </a:prstGeom>
                          <a:ln/>
                        </pic:spPr>
                      </pic:pic>
                    </a:graphicData>
                  </a:graphic>
                </wp:inline>
              </w:drawing>
            </w:r>
          </w:p>
          <w:p w14:paraId="0000020C" w14:textId="04862EF1" w:rsidR="003D7D50" w:rsidRPr="00B0262E" w:rsidRDefault="007E6FC3">
            <w:pPr>
              <w:spacing w:after="120" w:line="240" w:lineRule="auto"/>
              <w:jc w:val="center"/>
            </w:pPr>
            <w:r w:rsidRPr="00E92458">
              <w:rPr>
                <w:i/>
                <w:iCs/>
              </w:rPr>
              <w:t xml:space="preserve">Nota: </w:t>
            </w:r>
            <w:r w:rsidRPr="00B0262E">
              <w:t xml:space="preserve"> basado en los datos de la empresa Opus</w:t>
            </w:r>
            <w:r w:rsidR="002A1A86">
              <w:t xml:space="preserve">. </w:t>
            </w:r>
            <w:r w:rsidR="002A1A86" w:rsidRPr="002A1A86">
              <w:t>https://opuscolombia.com/</w:t>
            </w:r>
          </w:p>
          <w:p w14:paraId="0000020D" w14:textId="77777777" w:rsidR="003D7D50" w:rsidRPr="00B0262E" w:rsidRDefault="00000000">
            <w:pPr>
              <w:spacing w:after="120" w:line="240" w:lineRule="auto"/>
              <w:jc w:val="center"/>
            </w:pPr>
            <w:r w:rsidRPr="00B0262E">
              <w:t xml:space="preserve">Imagen anexa como </w:t>
            </w:r>
            <w:r w:rsidRPr="00E92458">
              <w:rPr>
                <w:color w:val="000000"/>
              </w:rPr>
              <w:t>228130_i23</w:t>
            </w:r>
          </w:p>
          <w:p w14:paraId="0000020E" w14:textId="77777777" w:rsidR="003D7D50" w:rsidRPr="00B0262E" w:rsidRDefault="003D7D50">
            <w:pPr>
              <w:spacing w:after="120" w:line="240" w:lineRule="auto"/>
              <w:jc w:val="both"/>
            </w:pPr>
          </w:p>
          <w:p w14:paraId="0000020F" w14:textId="708AA040" w:rsidR="003D7D50" w:rsidRPr="00B0262E" w:rsidRDefault="00000000">
            <w:pPr>
              <w:spacing w:after="120" w:line="240" w:lineRule="auto"/>
              <w:jc w:val="both"/>
            </w:pPr>
            <w:r w:rsidRPr="00B0262E">
              <w:t>De acuerdo a la anterior imagen, si se aplica</w:t>
            </w:r>
            <w:r w:rsidR="00804079" w:rsidRPr="00B0262E">
              <w:t>n</w:t>
            </w:r>
            <w:r w:rsidRPr="00B0262E">
              <w:t xml:space="preserve"> unos conceptos básicos de diccionario de datos y se listan dichos datos se encontrarán grupos repetitivos</w:t>
            </w:r>
            <w:r w:rsidR="00F0772E" w:rsidRPr="00B0262E">
              <w:t>,</w:t>
            </w:r>
            <w:r w:rsidRPr="00B0262E">
              <w:t xml:space="preserve"> lo que indica que esa lista o ese reporte como insumo o diccionario de datos no está normalizado.</w:t>
            </w:r>
            <w:r w:rsidRPr="00B0262E">
              <w:tab/>
            </w:r>
          </w:p>
          <w:p w14:paraId="00000210" w14:textId="2111D5DE" w:rsidR="003D7D50" w:rsidRPr="00B0262E" w:rsidRDefault="00000000">
            <w:pPr>
              <w:spacing w:after="120" w:line="240" w:lineRule="auto"/>
              <w:jc w:val="both"/>
            </w:pPr>
            <w:r w:rsidRPr="00B0262E">
              <w:t>Un mismo dato almacenado en distintas filas, implica ineficiencia en el uso de los medios de almacenamiento “¿</w:t>
            </w:r>
            <w:r w:rsidR="00B0262E" w:rsidRPr="00B0262E">
              <w:t>Por qué es un</w:t>
            </w:r>
            <w:r w:rsidRPr="00B0262E">
              <w:t xml:space="preserve"> inconveniente almacenar múltiples veces el mismo dato?”</w:t>
            </w:r>
            <w:r w:rsidR="00B0262E" w:rsidRPr="00B0262E">
              <w:t xml:space="preserve">, </w:t>
            </w:r>
            <w:r w:rsidRPr="00B0262E">
              <w:t>acarrea serios inconvenientes en el procesamiento de altas, bajas y modificaciones; por ende, de aquí parte el proceso de normalización.</w:t>
            </w:r>
          </w:p>
          <w:p w14:paraId="00000211" w14:textId="1570E863" w:rsidR="003D7D50" w:rsidRPr="00B0262E" w:rsidRDefault="00006FFE">
            <w:pPr>
              <w:spacing w:after="120" w:line="240" w:lineRule="auto"/>
              <w:jc w:val="both"/>
            </w:pPr>
            <w:r w:rsidRPr="00B0262E">
              <w:t>A través del siguiente documento se pueden conocer las cinco formas normales:</w:t>
            </w:r>
          </w:p>
          <w:p w14:paraId="00000212" w14:textId="5F90433A" w:rsidR="003D7D50" w:rsidRPr="00B0262E" w:rsidRDefault="00000000">
            <w:pPr>
              <w:spacing w:after="120" w:line="240" w:lineRule="auto"/>
              <w:jc w:val="center"/>
              <w:rPr>
                <w:b/>
              </w:rPr>
            </w:pPr>
            <w:sdt>
              <w:sdtPr>
                <w:tag w:val="goog_rdk_2"/>
                <w:id w:val="1479035313"/>
                <w:showingPlcHdr/>
              </w:sdtPr>
              <w:sdtContent>
                <w:r w:rsidR="00CC2BC2" w:rsidRPr="00B0262E">
                  <w:t xml:space="preserve">     </w:t>
                </w:r>
              </w:sdtContent>
            </w:sdt>
            <w:r w:rsidRPr="00E92458">
              <w:rPr>
                <w:b/>
              </w:rPr>
              <w:t>Descargar</w:t>
            </w:r>
          </w:p>
        </w:tc>
      </w:tr>
    </w:tbl>
    <w:p w14:paraId="00000214" w14:textId="77777777" w:rsidR="003D7D50" w:rsidRPr="00B0262E" w:rsidRDefault="003D7D50">
      <w:pPr>
        <w:spacing w:after="120" w:line="240" w:lineRule="auto"/>
      </w:pPr>
    </w:p>
    <w:p w14:paraId="00000215" w14:textId="77777777" w:rsidR="003D7D50" w:rsidRPr="00B0262E" w:rsidRDefault="00000000">
      <w:pPr>
        <w:spacing w:after="120" w:line="240" w:lineRule="auto"/>
        <w:rPr>
          <w:bCs/>
        </w:rPr>
      </w:pPr>
      <w:r w:rsidRPr="00B0262E">
        <w:rPr>
          <w:bCs/>
        </w:rPr>
        <w:t>2.5. Cardinalidad</w:t>
      </w:r>
    </w:p>
    <w:tbl>
      <w:tblPr>
        <w:tblStyle w:val="af8"/>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3"/>
        <w:gridCol w:w="8204"/>
        <w:gridCol w:w="5955"/>
      </w:tblGrid>
      <w:tr w:rsidR="003D7D50" w:rsidRPr="00B0262E" w14:paraId="69988A46" w14:textId="77777777">
        <w:trPr>
          <w:trHeight w:val="580"/>
        </w:trPr>
        <w:tc>
          <w:tcPr>
            <w:tcW w:w="1543" w:type="dxa"/>
            <w:shd w:val="clear" w:color="auto" w:fill="C9DAF8"/>
            <w:tcMar>
              <w:top w:w="100" w:type="dxa"/>
              <w:left w:w="100" w:type="dxa"/>
              <w:bottom w:w="100" w:type="dxa"/>
              <w:right w:w="100" w:type="dxa"/>
            </w:tcMar>
          </w:tcPr>
          <w:p w14:paraId="00000216" w14:textId="77777777" w:rsidR="003D7D50" w:rsidRPr="00B0262E" w:rsidRDefault="00000000">
            <w:pPr>
              <w:widowControl w:val="0"/>
              <w:spacing w:line="240" w:lineRule="auto"/>
              <w:jc w:val="center"/>
              <w:rPr>
                <w:b/>
              </w:rPr>
            </w:pPr>
            <w:r w:rsidRPr="00B0262E">
              <w:rPr>
                <w:b/>
              </w:rPr>
              <w:t>Tipo de recurso</w:t>
            </w:r>
          </w:p>
        </w:tc>
        <w:tc>
          <w:tcPr>
            <w:tcW w:w="14159" w:type="dxa"/>
            <w:gridSpan w:val="2"/>
            <w:shd w:val="clear" w:color="auto" w:fill="C9DAF8"/>
            <w:tcMar>
              <w:top w:w="100" w:type="dxa"/>
              <w:left w:w="100" w:type="dxa"/>
              <w:bottom w:w="100" w:type="dxa"/>
              <w:right w:w="100" w:type="dxa"/>
            </w:tcMar>
          </w:tcPr>
          <w:p w14:paraId="00000217" w14:textId="77777777" w:rsidR="003D7D50" w:rsidRPr="00B0262E" w:rsidRDefault="00000000">
            <w:pPr>
              <w:pStyle w:val="Ttulo"/>
              <w:widowControl w:val="0"/>
              <w:spacing w:line="240" w:lineRule="auto"/>
              <w:jc w:val="center"/>
              <w:rPr>
                <w:sz w:val="22"/>
                <w:szCs w:val="22"/>
              </w:rPr>
            </w:pPr>
            <w:r w:rsidRPr="00B0262E">
              <w:rPr>
                <w:sz w:val="22"/>
                <w:szCs w:val="22"/>
              </w:rPr>
              <w:t>Slider Imagen</w:t>
            </w:r>
          </w:p>
        </w:tc>
      </w:tr>
      <w:tr w:rsidR="003D7D50" w:rsidRPr="00B0262E" w14:paraId="1BFD7C6B" w14:textId="77777777">
        <w:trPr>
          <w:trHeight w:val="420"/>
        </w:trPr>
        <w:tc>
          <w:tcPr>
            <w:tcW w:w="1543" w:type="dxa"/>
            <w:shd w:val="clear" w:color="auto" w:fill="auto"/>
            <w:tcMar>
              <w:top w:w="100" w:type="dxa"/>
              <w:left w:w="100" w:type="dxa"/>
              <w:bottom w:w="100" w:type="dxa"/>
              <w:right w:w="100" w:type="dxa"/>
            </w:tcMar>
          </w:tcPr>
          <w:p w14:paraId="00000219" w14:textId="77777777" w:rsidR="003D7D50" w:rsidRPr="00B0262E" w:rsidRDefault="00000000">
            <w:pPr>
              <w:widowControl w:val="0"/>
              <w:spacing w:line="240" w:lineRule="auto"/>
              <w:rPr>
                <w:b/>
              </w:rPr>
            </w:pPr>
            <w:r w:rsidRPr="00B0262E">
              <w:rPr>
                <w:b/>
              </w:rPr>
              <w:t>Introducción</w:t>
            </w:r>
          </w:p>
        </w:tc>
        <w:tc>
          <w:tcPr>
            <w:tcW w:w="14159" w:type="dxa"/>
            <w:gridSpan w:val="2"/>
            <w:shd w:val="clear" w:color="auto" w:fill="auto"/>
            <w:tcMar>
              <w:top w:w="100" w:type="dxa"/>
              <w:left w:w="100" w:type="dxa"/>
              <w:bottom w:w="100" w:type="dxa"/>
              <w:right w:w="100" w:type="dxa"/>
            </w:tcMar>
          </w:tcPr>
          <w:p w14:paraId="0000021A" w14:textId="278FDB7C" w:rsidR="003D7D50" w:rsidRPr="00B0262E" w:rsidRDefault="00000000">
            <w:pPr>
              <w:widowControl w:val="0"/>
              <w:spacing w:line="240" w:lineRule="auto"/>
            </w:pPr>
            <w:r w:rsidRPr="00B0262E">
              <w:t>La cardinalidad es la cantidad de entidades con l</w:t>
            </w:r>
            <w:r w:rsidR="006A0006" w:rsidRPr="00B0262E">
              <w:t>as</w:t>
            </w:r>
            <w:r w:rsidRPr="00B0262E">
              <w:t xml:space="preserve"> cual</w:t>
            </w:r>
            <w:r w:rsidR="006A0006" w:rsidRPr="00B0262E">
              <w:t>es,</w:t>
            </w:r>
            <w:r w:rsidRPr="00B0262E">
              <w:t xml:space="preserve"> otra determinada entidad se puede asociar mediante una relación, la cardinalidad puede ser:</w:t>
            </w:r>
          </w:p>
          <w:p w14:paraId="0000021B" w14:textId="77777777" w:rsidR="003D7D50" w:rsidRPr="00B0262E" w:rsidRDefault="003D7D50">
            <w:pPr>
              <w:widowControl w:val="0"/>
              <w:spacing w:line="240" w:lineRule="auto"/>
            </w:pPr>
          </w:p>
          <w:p w14:paraId="0000021C" w14:textId="77777777" w:rsidR="003D7D50" w:rsidRPr="00B0262E" w:rsidRDefault="003D7D50">
            <w:pPr>
              <w:widowControl w:val="0"/>
              <w:spacing w:line="240" w:lineRule="auto"/>
            </w:pPr>
          </w:p>
          <w:p w14:paraId="0000021D" w14:textId="77777777" w:rsidR="003D7D50" w:rsidRPr="00B0262E" w:rsidRDefault="003D7D50">
            <w:pPr>
              <w:widowControl w:val="0"/>
              <w:spacing w:line="240" w:lineRule="auto"/>
            </w:pPr>
          </w:p>
          <w:p w14:paraId="0000021E" w14:textId="77777777" w:rsidR="003D7D50" w:rsidRPr="00B0262E" w:rsidRDefault="003D7D50">
            <w:pPr>
              <w:widowControl w:val="0"/>
              <w:spacing w:line="240" w:lineRule="auto"/>
            </w:pPr>
          </w:p>
        </w:tc>
      </w:tr>
      <w:tr w:rsidR="003D7D50" w:rsidRPr="00B0262E" w14:paraId="669AD84E" w14:textId="77777777">
        <w:trPr>
          <w:trHeight w:val="420"/>
        </w:trPr>
        <w:tc>
          <w:tcPr>
            <w:tcW w:w="9747" w:type="dxa"/>
            <w:gridSpan w:val="2"/>
            <w:shd w:val="clear" w:color="auto" w:fill="auto"/>
            <w:tcMar>
              <w:top w:w="100" w:type="dxa"/>
              <w:left w:w="100" w:type="dxa"/>
              <w:bottom w:w="100" w:type="dxa"/>
              <w:right w:w="100" w:type="dxa"/>
            </w:tcMar>
          </w:tcPr>
          <w:p w14:paraId="00000220" w14:textId="77777777" w:rsidR="003D7D50" w:rsidRPr="00B0262E" w:rsidRDefault="00000000">
            <w:pPr>
              <w:widowControl w:val="0"/>
              <w:spacing w:line="240" w:lineRule="auto"/>
              <w:rPr>
                <w:b/>
                <w:color w:val="000000" w:themeColor="text1"/>
              </w:rPr>
            </w:pPr>
            <w:r w:rsidRPr="00B0262E">
              <w:rPr>
                <w:b/>
                <w:color w:val="000000" w:themeColor="text1"/>
              </w:rPr>
              <w:t>Uno a Uno (1:1)</w:t>
            </w:r>
          </w:p>
        </w:tc>
        <w:tc>
          <w:tcPr>
            <w:tcW w:w="5955" w:type="dxa"/>
            <w:shd w:val="clear" w:color="auto" w:fill="auto"/>
            <w:tcMar>
              <w:top w:w="100" w:type="dxa"/>
              <w:left w:w="100" w:type="dxa"/>
              <w:bottom w:w="100" w:type="dxa"/>
              <w:right w:w="100" w:type="dxa"/>
            </w:tcMar>
          </w:tcPr>
          <w:p w14:paraId="00000222" w14:textId="77777777" w:rsidR="003D7D50" w:rsidRPr="00B0262E" w:rsidRDefault="00000000">
            <w:pPr>
              <w:pBdr>
                <w:top w:val="nil"/>
                <w:left w:val="nil"/>
                <w:bottom w:val="nil"/>
                <w:right w:val="nil"/>
                <w:between w:val="nil"/>
              </w:pBdr>
              <w:spacing w:after="120" w:line="240" w:lineRule="auto"/>
              <w:ind w:left="69"/>
              <w:rPr>
                <w:color w:val="000000"/>
              </w:rPr>
            </w:pPr>
            <w:commentRangeStart w:id="44"/>
            <w:r w:rsidRPr="00B0262E">
              <w:rPr>
                <w:noProof/>
                <w:color w:val="000000"/>
              </w:rPr>
              <w:drawing>
                <wp:inline distT="0" distB="0" distL="0" distR="0" wp14:anchorId="507041AC" wp14:editId="7D943155">
                  <wp:extent cx="3580539" cy="1175924"/>
                  <wp:effectExtent l="0" t="0" r="0" b="0"/>
                  <wp:docPr id="1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srcRect l="27803" t="23280" r="26815" b="50210"/>
                          <a:stretch>
                            <a:fillRect/>
                          </a:stretch>
                        </pic:blipFill>
                        <pic:spPr>
                          <a:xfrm>
                            <a:off x="0" y="0"/>
                            <a:ext cx="3580539" cy="1175924"/>
                          </a:xfrm>
                          <a:prstGeom prst="rect">
                            <a:avLst/>
                          </a:prstGeom>
                          <a:ln/>
                        </pic:spPr>
                      </pic:pic>
                    </a:graphicData>
                  </a:graphic>
                </wp:inline>
              </w:drawing>
            </w:r>
            <w:commentRangeEnd w:id="44"/>
            <w:r w:rsidR="00EA3549">
              <w:rPr>
                <w:rStyle w:val="Refdecomentario"/>
              </w:rPr>
              <w:commentReference w:id="44"/>
            </w:r>
          </w:p>
          <w:p w14:paraId="00000223" w14:textId="77777777" w:rsidR="003D7D50" w:rsidRPr="00B0262E" w:rsidRDefault="00000000">
            <w:pPr>
              <w:spacing w:after="120" w:line="240" w:lineRule="auto"/>
            </w:pPr>
            <w:r w:rsidRPr="00B0262E">
              <w:t>Fuente. El autor.</w:t>
            </w:r>
          </w:p>
          <w:p w14:paraId="00000224" w14:textId="77777777" w:rsidR="003D7D50" w:rsidRPr="00B0262E" w:rsidRDefault="00000000">
            <w:pPr>
              <w:spacing w:after="120" w:line="240" w:lineRule="auto"/>
            </w:pPr>
            <w:r w:rsidRPr="00B0262E">
              <w:t xml:space="preserve">Imagen anexa como </w:t>
            </w:r>
            <w:r w:rsidRPr="00E92458">
              <w:rPr>
                <w:color w:val="000000"/>
              </w:rPr>
              <w:t>228130_i24</w:t>
            </w:r>
          </w:p>
        </w:tc>
      </w:tr>
      <w:tr w:rsidR="003D7D50" w:rsidRPr="00B0262E" w14:paraId="5D691475" w14:textId="77777777">
        <w:trPr>
          <w:trHeight w:val="420"/>
        </w:trPr>
        <w:tc>
          <w:tcPr>
            <w:tcW w:w="9747" w:type="dxa"/>
            <w:gridSpan w:val="2"/>
            <w:shd w:val="clear" w:color="auto" w:fill="auto"/>
            <w:tcMar>
              <w:top w:w="100" w:type="dxa"/>
              <w:left w:w="100" w:type="dxa"/>
              <w:bottom w:w="100" w:type="dxa"/>
              <w:right w:w="100" w:type="dxa"/>
            </w:tcMar>
          </w:tcPr>
          <w:p w14:paraId="00000225" w14:textId="77777777" w:rsidR="003D7D50" w:rsidRPr="00B0262E" w:rsidRDefault="00000000">
            <w:pPr>
              <w:widowControl w:val="0"/>
              <w:spacing w:line="240" w:lineRule="auto"/>
              <w:rPr>
                <w:b/>
                <w:color w:val="000000" w:themeColor="text1"/>
              </w:rPr>
            </w:pPr>
            <w:r w:rsidRPr="00B0262E">
              <w:rPr>
                <w:b/>
                <w:color w:val="000000" w:themeColor="text1"/>
              </w:rPr>
              <w:t>Uno a muchos (1:M)</w:t>
            </w:r>
          </w:p>
        </w:tc>
        <w:tc>
          <w:tcPr>
            <w:tcW w:w="5955" w:type="dxa"/>
            <w:shd w:val="clear" w:color="auto" w:fill="auto"/>
            <w:tcMar>
              <w:top w:w="100" w:type="dxa"/>
              <w:left w:w="100" w:type="dxa"/>
              <w:bottom w:w="100" w:type="dxa"/>
              <w:right w:w="100" w:type="dxa"/>
            </w:tcMar>
          </w:tcPr>
          <w:p w14:paraId="00000227" w14:textId="77777777" w:rsidR="003D7D50" w:rsidRPr="00B0262E" w:rsidRDefault="003D7D50">
            <w:pPr>
              <w:pBdr>
                <w:top w:val="nil"/>
                <w:left w:val="nil"/>
                <w:bottom w:val="nil"/>
                <w:right w:val="nil"/>
                <w:between w:val="nil"/>
              </w:pBdr>
              <w:spacing w:after="120" w:line="240" w:lineRule="auto"/>
              <w:ind w:left="1440"/>
              <w:rPr>
                <w:color w:val="000000"/>
              </w:rPr>
            </w:pPr>
          </w:p>
          <w:p w14:paraId="00000228" w14:textId="77777777" w:rsidR="003D7D50" w:rsidRPr="00B0262E" w:rsidRDefault="00000000">
            <w:pPr>
              <w:spacing w:after="120" w:line="240" w:lineRule="auto"/>
              <w:ind w:left="69"/>
            </w:pPr>
            <w:commentRangeStart w:id="45"/>
            <w:r w:rsidRPr="00B0262E">
              <w:rPr>
                <w:noProof/>
              </w:rPr>
              <w:lastRenderedPageBreak/>
              <w:drawing>
                <wp:inline distT="0" distB="0" distL="0" distR="0" wp14:anchorId="39357F84" wp14:editId="5469CBAF">
                  <wp:extent cx="3422188" cy="2073193"/>
                  <wp:effectExtent l="0" t="0" r="0" b="0"/>
                  <wp:docPr id="1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l="27516" t="23961" r="26433" b="26419"/>
                          <a:stretch>
                            <a:fillRect/>
                          </a:stretch>
                        </pic:blipFill>
                        <pic:spPr>
                          <a:xfrm>
                            <a:off x="0" y="0"/>
                            <a:ext cx="3422188" cy="2073193"/>
                          </a:xfrm>
                          <a:prstGeom prst="rect">
                            <a:avLst/>
                          </a:prstGeom>
                          <a:ln/>
                        </pic:spPr>
                      </pic:pic>
                    </a:graphicData>
                  </a:graphic>
                </wp:inline>
              </w:drawing>
            </w:r>
            <w:commentRangeEnd w:id="45"/>
            <w:r w:rsidR="00EA3549">
              <w:rPr>
                <w:rStyle w:val="Refdecomentario"/>
              </w:rPr>
              <w:commentReference w:id="45"/>
            </w:r>
          </w:p>
          <w:p w14:paraId="00000229" w14:textId="77777777" w:rsidR="003D7D50" w:rsidRPr="00B0262E" w:rsidRDefault="00000000">
            <w:pPr>
              <w:spacing w:after="120" w:line="240" w:lineRule="auto"/>
            </w:pPr>
            <w:r w:rsidRPr="00B0262E">
              <w:t xml:space="preserve">Fuente. El autor. </w:t>
            </w:r>
          </w:p>
          <w:p w14:paraId="0000022A" w14:textId="77777777" w:rsidR="003D7D50" w:rsidRPr="00B0262E" w:rsidRDefault="00000000">
            <w:pPr>
              <w:spacing w:after="120" w:line="240" w:lineRule="auto"/>
            </w:pPr>
            <w:r w:rsidRPr="00B0262E">
              <w:t xml:space="preserve">Imagen anexa como </w:t>
            </w:r>
            <w:r w:rsidRPr="00E92458">
              <w:rPr>
                <w:color w:val="000000"/>
              </w:rPr>
              <w:t>228130_i25</w:t>
            </w:r>
          </w:p>
        </w:tc>
      </w:tr>
      <w:tr w:rsidR="003D7D50" w:rsidRPr="00B0262E" w14:paraId="2342AA77" w14:textId="77777777">
        <w:trPr>
          <w:trHeight w:val="420"/>
        </w:trPr>
        <w:tc>
          <w:tcPr>
            <w:tcW w:w="9747" w:type="dxa"/>
            <w:gridSpan w:val="2"/>
            <w:shd w:val="clear" w:color="auto" w:fill="auto"/>
            <w:tcMar>
              <w:top w:w="100" w:type="dxa"/>
              <w:left w:w="100" w:type="dxa"/>
              <w:bottom w:w="100" w:type="dxa"/>
              <w:right w:w="100" w:type="dxa"/>
            </w:tcMar>
          </w:tcPr>
          <w:p w14:paraId="0000022B" w14:textId="77777777" w:rsidR="003D7D50" w:rsidRPr="00B0262E" w:rsidRDefault="00000000">
            <w:pPr>
              <w:widowControl w:val="0"/>
              <w:spacing w:line="240" w:lineRule="auto"/>
              <w:rPr>
                <w:b/>
                <w:color w:val="000000" w:themeColor="text1"/>
              </w:rPr>
            </w:pPr>
            <w:r w:rsidRPr="00B0262E">
              <w:rPr>
                <w:b/>
                <w:color w:val="000000" w:themeColor="text1"/>
              </w:rPr>
              <w:lastRenderedPageBreak/>
              <w:t>Muchos a muchos (N:M)</w:t>
            </w:r>
          </w:p>
        </w:tc>
        <w:tc>
          <w:tcPr>
            <w:tcW w:w="5955" w:type="dxa"/>
            <w:shd w:val="clear" w:color="auto" w:fill="auto"/>
            <w:tcMar>
              <w:top w:w="100" w:type="dxa"/>
              <w:left w:w="100" w:type="dxa"/>
              <w:bottom w:w="100" w:type="dxa"/>
              <w:right w:w="100" w:type="dxa"/>
            </w:tcMar>
          </w:tcPr>
          <w:p w14:paraId="0000022D" w14:textId="77777777" w:rsidR="003D7D50" w:rsidRPr="00B0262E" w:rsidRDefault="00000000">
            <w:pPr>
              <w:spacing w:after="120" w:line="240" w:lineRule="auto"/>
              <w:ind w:left="69"/>
            </w:pPr>
            <w:commentRangeStart w:id="46"/>
            <w:r w:rsidRPr="00B0262E">
              <w:rPr>
                <w:noProof/>
              </w:rPr>
              <w:drawing>
                <wp:inline distT="0" distB="0" distL="0" distR="0" wp14:anchorId="79B7E584" wp14:editId="1EECFD34">
                  <wp:extent cx="3561174" cy="1431812"/>
                  <wp:effectExtent l="0" t="0" r="0" b="0"/>
                  <wp:docPr id="1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l="26942" t="23791" r="26720" b="43072"/>
                          <a:stretch>
                            <a:fillRect/>
                          </a:stretch>
                        </pic:blipFill>
                        <pic:spPr>
                          <a:xfrm>
                            <a:off x="0" y="0"/>
                            <a:ext cx="3561174" cy="1431812"/>
                          </a:xfrm>
                          <a:prstGeom prst="rect">
                            <a:avLst/>
                          </a:prstGeom>
                          <a:ln/>
                        </pic:spPr>
                      </pic:pic>
                    </a:graphicData>
                  </a:graphic>
                </wp:inline>
              </w:drawing>
            </w:r>
            <w:commentRangeEnd w:id="46"/>
            <w:r w:rsidR="00EA3549">
              <w:rPr>
                <w:rStyle w:val="Refdecomentario"/>
              </w:rPr>
              <w:commentReference w:id="46"/>
            </w:r>
          </w:p>
          <w:p w14:paraId="0000022E" w14:textId="77777777" w:rsidR="003D7D50" w:rsidRPr="00B0262E" w:rsidRDefault="00000000">
            <w:pPr>
              <w:spacing w:after="120" w:line="240" w:lineRule="auto"/>
            </w:pPr>
            <w:r w:rsidRPr="00B0262E">
              <w:t xml:space="preserve">Fuente. El autor. Imagen anexa como </w:t>
            </w:r>
            <w:r w:rsidRPr="00E92458">
              <w:rPr>
                <w:color w:val="000000"/>
              </w:rPr>
              <w:t>228130_i26</w:t>
            </w:r>
          </w:p>
        </w:tc>
      </w:tr>
      <w:tr w:rsidR="003D7D50" w:rsidRPr="00B0262E" w14:paraId="4F926887" w14:textId="77777777">
        <w:trPr>
          <w:trHeight w:val="420"/>
        </w:trPr>
        <w:tc>
          <w:tcPr>
            <w:tcW w:w="9747" w:type="dxa"/>
            <w:gridSpan w:val="2"/>
            <w:shd w:val="clear" w:color="auto" w:fill="auto"/>
            <w:tcMar>
              <w:top w:w="100" w:type="dxa"/>
              <w:left w:w="100" w:type="dxa"/>
              <w:bottom w:w="100" w:type="dxa"/>
              <w:right w:w="100" w:type="dxa"/>
            </w:tcMar>
          </w:tcPr>
          <w:p w14:paraId="0000022F" w14:textId="77777777" w:rsidR="003D7D50" w:rsidRPr="00B0262E" w:rsidRDefault="00000000">
            <w:pPr>
              <w:widowControl w:val="0"/>
              <w:spacing w:line="240" w:lineRule="auto"/>
              <w:rPr>
                <w:b/>
                <w:color w:val="000000" w:themeColor="text1"/>
              </w:rPr>
            </w:pPr>
            <w:r w:rsidRPr="00B0262E">
              <w:rPr>
                <w:b/>
                <w:color w:val="000000" w:themeColor="text1"/>
              </w:rPr>
              <w:lastRenderedPageBreak/>
              <w:t>Muchos a uno (N:1)</w:t>
            </w:r>
          </w:p>
        </w:tc>
        <w:tc>
          <w:tcPr>
            <w:tcW w:w="5955" w:type="dxa"/>
            <w:shd w:val="clear" w:color="auto" w:fill="auto"/>
            <w:tcMar>
              <w:top w:w="100" w:type="dxa"/>
              <w:left w:w="100" w:type="dxa"/>
              <w:bottom w:w="100" w:type="dxa"/>
              <w:right w:w="100" w:type="dxa"/>
            </w:tcMar>
          </w:tcPr>
          <w:p w14:paraId="00000231" w14:textId="77777777" w:rsidR="003D7D50" w:rsidRPr="00B0262E" w:rsidRDefault="00000000">
            <w:pPr>
              <w:pBdr>
                <w:top w:val="nil"/>
                <w:left w:val="nil"/>
                <w:bottom w:val="nil"/>
                <w:right w:val="nil"/>
                <w:between w:val="nil"/>
              </w:pBdr>
              <w:spacing w:after="120" w:line="240" w:lineRule="auto"/>
              <w:rPr>
                <w:color w:val="000000"/>
              </w:rPr>
            </w:pPr>
            <w:commentRangeStart w:id="47"/>
            <w:r w:rsidRPr="00B0262E">
              <w:rPr>
                <w:noProof/>
                <w:color w:val="000000"/>
              </w:rPr>
              <w:drawing>
                <wp:inline distT="0" distB="0" distL="0" distR="0" wp14:anchorId="04BA7E4C" wp14:editId="018BEB40">
                  <wp:extent cx="3551813" cy="1751387"/>
                  <wp:effectExtent l="0" t="0" r="0" b="0"/>
                  <wp:docPr id="1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6"/>
                          <a:srcRect l="29618" t="26510" r="21943" b="31007"/>
                          <a:stretch>
                            <a:fillRect/>
                          </a:stretch>
                        </pic:blipFill>
                        <pic:spPr>
                          <a:xfrm>
                            <a:off x="0" y="0"/>
                            <a:ext cx="3551813" cy="1751387"/>
                          </a:xfrm>
                          <a:prstGeom prst="rect">
                            <a:avLst/>
                          </a:prstGeom>
                          <a:ln/>
                        </pic:spPr>
                      </pic:pic>
                    </a:graphicData>
                  </a:graphic>
                </wp:inline>
              </w:drawing>
            </w:r>
            <w:commentRangeEnd w:id="47"/>
            <w:r w:rsidR="00EA3549">
              <w:rPr>
                <w:rStyle w:val="Refdecomentario"/>
              </w:rPr>
              <w:commentReference w:id="47"/>
            </w:r>
          </w:p>
          <w:p w14:paraId="00000232" w14:textId="77777777" w:rsidR="003D7D50" w:rsidRPr="00B0262E" w:rsidRDefault="00000000">
            <w:pPr>
              <w:spacing w:after="120" w:line="240" w:lineRule="auto"/>
            </w:pPr>
            <w:r w:rsidRPr="00B0262E">
              <w:t xml:space="preserve">Fuente. El autor. </w:t>
            </w:r>
          </w:p>
          <w:p w14:paraId="00000233" w14:textId="77777777" w:rsidR="003D7D50" w:rsidRPr="00B0262E" w:rsidRDefault="00000000">
            <w:pPr>
              <w:spacing w:after="120" w:line="240" w:lineRule="auto"/>
            </w:pPr>
            <w:r w:rsidRPr="00B0262E">
              <w:t xml:space="preserve">Imagen anexa como </w:t>
            </w:r>
            <w:r w:rsidRPr="00E92458">
              <w:rPr>
                <w:color w:val="000000"/>
              </w:rPr>
              <w:t>228130_i27</w:t>
            </w:r>
          </w:p>
        </w:tc>
      </w:tr>
    </w:tbl>
    <w:p w14:paraId="1E51D68D" w14:textId="77777777" w:rsidR="009C45F5" w:rsidRPr="00B0262E" w:rsidRDefault="009C45F5">
      <w:pPr>
        <w:spacing w:after="120" w:line="240" w:lineRule="auto"/>
        <w:rPr>
          <w:b/>
          <w:bCs/>
        </w:rPr>
      </w:pPr>
    </w:p>
    <w:p w14:paraId="00000234" w14:textId="275C6315" w:rsidR="003D7D50" w:rsidRPr="00B0262E" w:rsidRDefault="00000000">
      <w:pPr>
        <w:spacing w:after="120" w:line="240" w:lineRule="auto"/>
        <w:rPr>
          <w:b/>
          <w:bCs/>
        </w:rPr>
      </w:pPr>
      <w:r w:rsidRPr="00B0262E">
        <w:rPr>
          <w:b/>
          <w:bCs/>
        </w:rPr>
        <w:t>3. Herramientas de modelado de BD</w:t>
      </w:r>
    </w:p>
    <w:tbl>
      <w:tblPr>
        <w:tblStyle w:val="af9"/>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3EC0DFF4" w14:textId="77777777">
        <w:trPr>
          <w:trHeight w:val="580"/>
        </w:trPr>
        <w:tc>
          <w:tcPr>
            <w:tcW w:w="1676" w:type="dxa"/>
            <w:shd w:val="clear" w:color="auto" w:fill="C9DAF8"/>
            <w:tcMar>
              <w:top w:w="100" w:type="dxa"/>
              <w:left w:w="100" w:type="dxa"/>
              <w:bottom w:w="100" w:type="dxa"/>
              <w:right w:w="100" w:type="dxa"/>
            </w:tcMar>
          </w:tcPr>
          <w:p w14:paraId="00000235" w14:textId="77777777" w:rsidR="003D7D50" w:rsidRPr="00B0262E" w:rsidRDefault="00000000">
            <w:pPr>
              <w:widowControl w:val="0"/>
              <w:pBdr>
                <w:top w:val="nil"/>
                <w:left w:val="nil"/>
                <w:bottom w:val="nil"/>
                <w:right w:val="nil"/>
                <w:between w:val="nil"/>
              </w:pBdr>
              <w:spacing w:line="240" w:lineRule="auto"/>
            </w:pPr>
            <w:r w:rsidRPr="00B0262E">
              <w:t>Tipo de recurso</w:t>
            </w:r>
          </w:p>
        </w:tc>
        <w:tc>
          <w:tcPr>
            <w:tcW w:w="14025" w:type="dxa"/>
            <w:shd w:val="clear" w:color="auto" w:fill="C9DAF8"/>
            <w:tcMar>
              <w:top w:w="100" w:type="dxa"/>
              <w:left w:w="100" w:type="dxa"/>
              <w:bottom w:w="100" w:type="dxa"/>
              <w:right w:w="100" w:type="dxa"/>
            </w:tcMar>
          </w:tcPr>
          <w:p w14:paraId="00000236" w14:textId="77777777" w:rsidR="003D7D50" w:rsidRPr="00B0262E" w:rsidRDefault="00000000">
            <w:pPr>
              <w:pStyle w:val="Ttulo"/>
              <w:jc w:val="center"/>
              <w:rPr>
                <w:sz w:val="22"/>
                <w:szCs w:val="22"/>
              </w:rPr>
            </w:pPr>
            <w:r w:rsidRPr="00B0262E">
              <w:rPr>
                <w:sz w:val="22"/>
                <w:szCs w:val="22"/>
              </w:rPr>
              <w:t>Cuadro de texto</w:t>
            </w:r>
          </w:p>
        </w:tc>
      </w:tr>
      <w:tr w:rsidR="003D7D50" w:rsidRPr="00B0262E" w14:paraId="085C767A" w14:textId="77777777">
        <w:trPr>
          <w:trHeight w:val="420"/>
        </w:trPr>
        <w:tc>
          <w:tcPr>
            <w:tcW w:w="15701" w:type="dxa"/>
            <w:gridSpan w:val="2"/>
            <w:shd w:val="clear" w:color="auto" w:fill="auto"/>
            <w:tcMar>
              <w:top w:w="100" w:type="dxa"/>
              <w:left w:w="100" w:type="dxa"/>
              <w:bottom w:w="100" w:type="dxa"/>
              <w:right w:w="100" w:type="dxa"/>
            </w:tcMar>
          </w:tcPr>
          <w:p w14:paraId="00000237" w14:textId="448AD8F2" w:rsidR="003D7D50" w:rsidRPr="00B0262E" w:rsidRDefault="00000000">
            <w:pPr>
              <w:spacing w:after="120" w:line="240" w:lineRule="auto"/>
              <w:jc w:val="both"/>
            </w:pPr>
            <w:r w:rsidRPr="00B0262E">
              <w:t xml:space="preserve">Las herramientas de modelado de las bases de datos, son aquellas que permiten la construcción del modelo </w:t>
            </w:r>
            <w:r w:rsidR="00241C46" w:rsidRPr="00B0262E">
              <w:t>e</w:t>
            </w:r>
            <w:r w:rsidRPr="00B0262E">
              <w:t xml:space="preserve">ntidad/relación, logrando una visión general </w:t>
            </w:r>
            <w:r w:rsidR="00543C1F" w:rsidRPr="00B0262E">
              <w:t xml:space="preserve">acerca </w:t>
            </w:r>
            <w:r w:rsidRPr="00B0262E">
              <w:t>de cómo está</w:t>
            </w:r>
            <w:r w:rsidR="00543C1F" w:rsidRPr="00B0262E">
              <w:t>n</w:t>
            </w:r>
            <w:r w:rsidRPr="00B0262E">
              <w:t xml:space="preserve"> distribuida</w:t>
            </w:r>
            <w:r w:rsidR="00543C1F" w:rsidRPr="00B0262E">
              <w:t>s</w:t>
            </w:r>
            <w:r w:rsidRPr="00B0262E">
              <w:t xml:space="preserve"> cada una de las entidades, los campos correspondientes, las respectivas llaves que lleva cada una de las entidades (tablas), la cardinalidad </w:t>
            </w:r>
            <w:proofErr w:type="gramStart"/>
            <w:r w:rsidRPr="00B0262E">
              <w:t>y</w:t>
            </w:r>
            <w:proofErr w:type="gramEnd"/>
            <w:r w:rsidRPr="00B0262E">
              <w:t xml:space="preserve"> por </w:t>
            </w:r>
            <w:r w:rsidR="00543C1F" w:rsidRPr="00B0262E">
              <w:t>ú</w:t>
            </w:r>
            <w:r w:rsidRPr="00B0262E">
              <w:t>ltimo</w:t>
            </w:r>
            <w:r w:rsidR="00C045BE" w:rsidRPr="00B0262E">
              <w:t>,</w:t>
            </w:r>
            <w:r w:rsidRPr="00B0262E">
              <w:t xml:space="preserve"> las respectivas relaciones entre las diferentes entidades.</w:t>
            </w:r>
          </w:p>
          <w:p w14:paraId="00000238" w14:textId="77777777" w:rsidR="003D7D50" w:rsidRPr="00B0262E" w:rsidRDefault="003D7D50">
            <w:pPr>
              <w:spacing w:after="120" w:line="240" w:lineRule="auto"/>
              <w:jc w:val="both"/>
            </w:pPr>
          </w:p>
          <w:p w14:paraId="00000239" w14:textId="77777777" w:rsidR="003D7D50" w:rsidRPr="00B0262E" w:rsidRDefault="003D7D50">
            <w:pPr>
              <w:spacing w:after="120" w:line="240" w:lineRule="auto"/>
              <w:jc w:val="both"/>
            </w:pPr>
          </w:p>
          <w:p w14:paraId="0000023A" w14:textId="58182573" w:rsidR="003D7D50" w:rsidRPr="00B0262E" w:rsidRDefault="00000000">
            <w:pPr>
              <w:spacing w:after="120" w:line="240" w:lineRule="auto"/>
              <w:jc w:val="both"/>
              <w:rPr>
                <w:b/>
              </w:rPr>
            </w:pPr>
            <w:r w:rsidRPr="00B0262E">
              <w:rPr>
                <w:b/>
              </w:rPr>
              <w:t>Modelo entidad / relación (E/R)</w:t>
            </w:r>
          </w:p>
          <w:p w14:paraId="3161A3D7" w14:textId="77777777" w:rsidR="002170D5" w:rsidRPr="00B0262E" w:rsidRDefault="002170D5">
            <w:pPr>
              <w:spacing w:after="120" w:line="240" w:lineRule="auto"/>
              <w:jc w:val="both"/>
              <w:rPr>
                <w:b/>
              </w:rPr>
            </w:pPr>
          </w:p>
          <w:p w14:paraId="0000023C" w14:textId="0CA4DC16" w:rsidR="003D7D50" w:rsidRPr="00B0262E" w:rsidRDefault="00000000">
            <w:pPr>
              <w:spacing w:after="120" w:line="240" w:lineRule="auto"/>
              <w:jc w:val="both"/>
            </w:pPr>
            <w:r w:rsidRPr="00B0262E">
              <w:t>El modelo E/R también llamado modelo conceptual de datos, fue desarrollado por Peter Chen en 1976 y consiste en una práctica dinámica que se caracteriza por una representación gráfica que incorpora información relativa a los datos y sus respectivas relaciones, usado como una vista general de los datos a implementar y la estructura en la organización.</w:t>
            </w:r>
            <w:r w:rsidR="00101338" w:rsidRPr="00B0262E">
              <w:t xml:space="preserve"> </w:t>
            </w:r>
            <w:r w:rsidRPr="00B0262E">
              <w:t>E</w:t>
            </w:r>
            <w:r w:rsidR="00101338" w:rsidRPr="00B0262E">
              <w:t>ste</w:t>
            </w:r>
            <w:r w:rsidRPr="00B0262E">
              <w:t xml:space="preserve"> modelo sirve como guía para el paso siguiente</w:t>
            </w:r>
            <w:r w:rsidR="00101338" w:rsidRPr="00B0262E">
              <w:t>,</w:t>
            </w:r>
            <w:r w:rsidRPr="00B0262E">
              <w:t xml:space="preserve"> que es la construcción de la base de datos en un sistema gestor de bases de datos.</w:t>
            </w:r>
          </w:p>
          <w:p w14:paraId="572C193C" w14:textId="77777777" w:rsidR="00FE798E" w:rsidRPr="00B0262E" w:rsidRDefault="00FE798E">
            <w:pPr>
              <w:spacing w:after="120" w:line="240" w:lineRule="auto"/>
              <w:jc w:val="both"/>
              <w:rPr>
                <w:b/>
              </w:rPr>
            </w:pPr>
          </w:p>
          <w:p w14:paraId="0000023D" w14:textId="1BA9ABAF" w:rsidR="003D7D50" w:rsidRPr="00B0262E" w:rsidRDefault="00000000">
            <w:pPr>
              <w:spacing w:after="120" w:line="240" w:lineRule="auto"/>
              <w:jc w:val="both"/>
              <w:rPr>
                <w:b/>
              </w:rPr>
            </w:pPr>
            <w:r w:rsidRPr="00B0262E">
              <w:rPr>
                <w:b/>
              </w:rPr>
              <w:t>Elementos de un modelo de entidad / relación</w:t>
            </w:r>
          </w:p>
          <w:p w14:paraId="75FA21A0" w14:textId="77777777" w:rsidR="008D4E45" w:rsidRPr="00B0262E" w:rsidRDefault="008D4E45">
            <w:pPr>
              <w:spacing w:after="120" w:line="240" w:lineRule="auto"/>
              <w:jc w:val="both"/>
              <w:rPr>
                <w:b/>
              </w:rPr>
            </w:pPr>
          </w:p>
          <w:p w14:paraId="0000023E" w14:textId="77777777" w:rsidR="003D7D50" w:rsidRPr="00B0262E" w:rsidRDefault="00000000">
            <w:pPr>
              <w:numPr>
                <w:ilvl w:val="0"/>
                <w:numId w:val="4"/>
              </w:numPr>
              <w:pBdr>
                <w:top w:val="nil"/>
                <w:left w:val="nil"/>
                <w:bottom w:val="nil"/>
                <w:right w:val="nil"/>
                <w:between w:val="nil"/>
              </w:pBdr>
              <w:spacing w:line="240" w:lineRule="auto"/>
              <w:jc w:val="both"/>
              <w:rPr>
                <w:color w:val="000000"/>
              </w:rPr>
            </w:pPr>
            <w:r w:rsidRPr="00B0262E">
              <w:rPr>
                <w:color w:val="000000"/>
              </w:rPr>
              <w:t>Entidades</w:t>
            </w:r>
          </w:p>
          <w:p w14:paraId="0000023F" w14:textId="77777777" w:rsidR="003D7D50" w:rsidRPr="00B0262E" w:rsidRDefault="00000000">
            <w:pPr>
              <w:numPr>
                <w:ilvl w:val="0"/>
                <w:numId w:val="4"/>
              </w:numPr>
              <w:pBdr>
                <w:top w:val="nil"/>
                <w:left w:val="nil"/>
                <w:bottom w:val="nil"/>
                <w:right w:val="nil"/>
                <w:between w:val="nil"/>
              </w:pBdr>
              <w:spacing w:line="240" w:lineRule="auto"/>
              <w:jc w:val="both"/>
              <w:rPr>
                <w:color w:val="000000"/>
              </w:rPr>
            </w:pPr>
            <w:r w:rsidRPr="00B0262E">
              <w:rPr>
                <w:color w:val="000000"/>
              </w:rPr>
              <w:t>Relaciones</w:t>
            </w:r>
          </w:p>
          <w:p w14:paraId="00000240" w14:textId="77777777" w:rsidR="003D7D50" w:rsidRPr="00B0262E" w:rsidRDefault="00000000">
            <w:pPr>
              <w:numPr>
                <w:ilvl w:val="0"/>
                <w:numId w:val="4"/>
              </w:numPr>
              <w:pBdr>
                <w:top w:val="nil"/>
                <w:left w:val="nil"/>
                <w:bottom w:val="nil"/>
                <w:right w:val="nil"/>
                <w:between w:val="nil"/>
              </w:pBdr>
              <w:spacing w:line="240" w:lineRule="auto"/>
              <w:jc w:val="both"/>
              <w:rPr>
                <w:color w:val="000000"/>
              </w:rPr>
            </w:pPr>
            <w:r w:rsidRPr="00B0262E">
              <w:rPr>
                <w:color w:val="000000"/>
              </w:rPr>
              <w:t>Atributos</w:t>
            </w:r>
          </w:p>
          <w:p w14:paraId="00000241" w14:textId="77777777" w:rsidR="003D7D50" w:rsidRPr="00B0262E" w:rsidRDefault="00000000">
            <w:pPr>
              <w:numPr>
                <w:ilvl w:val="0"/>
                <w:numId w:val="4"/>
              </w:numPr>
              <w:pBdr>
                <w:top w:val="nil"/>
                <w:left w:val="nil"/>
                <w:bottom w:val="nil"/>
                <w:right w:val="nil"/>
                <w:between w:val="nil"/>
              </w:pBdr>
              <w:spacing w:line="240" w:lineRule="auto"/>
              <w:jc w:val="both"/>
              <w:rPr>
                <w:color w:val="000000"/>
              </w:rPr>
            </w:pPr>
            <w:r w:rsidRPr="00B0262E">
              <w:rPr>
                <w:color w:val="000000"/>
              </w:rPr>
              <w:t>Cardinalidad</w:t>
            </w:r>
          </w:p>
          <w:p w14:paraId="00000242" w14:textId="77777777" w:rsidR="003D7D50" w:rsidRPr="00B0262E" w:rsidRDefault="00000000">
            <w:pPr>
              <w:numPr>
                <w:ilvl w:val="0"/>
                <w:numId w:val="4"/>
              </w:numPr>
              <w:pBdr>
                <w:top w:val="nil"/>
                <w:left w:val="nil"/>
                <w:bottom w:val="nil"/>
                <w:right w:val="nil"/>
                <w:between w:val="nil"/>
              </w:pBdr>
              <w:spacing w:after="120" w:line="240" w:lineRule="auto"/>
              <w:jc w:val="both"/>
              <w:rPr>
                <w:color w:val="000000"/>
              </w:rPr>
            </w:pPr>
            <w:r w:rsidRPr="00B0262E">
              <w:rPr>
                <w:color w:val="000000"/>
              </w:rPr>
              <w:t>Llaves</w:t>
            </w:r>
          </w:p>
          <w:p w14:paraId="111C596D" w14:textId="77777777" w:rsidR="008D4E45" w:rsidRPr="00B0262E" w:rsidRDefault="008D4E45">
            <w:pPr>
              <w:spacing w:after="120" w:line="240" w:lineRule="auto"/>
              <w:jc w:val="both"/>
              <w:rPr>
                <w:b/>
              </w:rPr>
            </w:pPr>
          </w:p>
          <w:p w14:paraId="00000243" w14:textId="3540C6EE" w:rsidR="003D7D50" w:rsidRPr="00B0262E" w:rsidRDefault="00000000">
            <w:pPr>
              <w:spacing w:after="120" w:line="240" w:lineRule="auto"/>
              <w:jc w:val="both"/>
              <w:rPr>
                <w:b/>
              </w:rPr>
            </w:pPr>
            <w:r w:rsidRPr="00B0262E">
              <w:rPr>
                <w:b/>
              </w:rPr>
              <w:t xml:space="preserve">Entidades </w:t>
            </w:r>
          </w:p>
          <w:p w14:paraId="35664099" w14:textId="77777777" w:rsidR="002170D5" w:rsidRPr="00B0262E" w:rsidRDefault="002170D5">
            <w:pPr>
              <w:spacing w:after="120" w:line="240" w:lineRule="auto"/>
              <w:jc w:val="both"/>
              <w:rPr>
                <w:b/>
              </w:rPr>
            </w:pPr>
          </w:p>
          <w:p w14:paraId="00000244" w14:textId="29447C33" w:rsidR="003D7D50" w:rsidRPr="00B0262E" w:rsidRDefault="00000000">
            <w:pPr>
              <w:spacing w:after="120" w:line="240" w:lineRule="auto"/>
              <w:jc w:val="both"/>
            </w:pPr>
            <w:r w:rsidRPr="00B0262E">
              <w:t xml:space="preserve">Las entidades se representan </w:t>
            </w:r>
            <w:r w:rsidR="00E96642" w:rsidRPr="00B0262E">
              <w:t>gráficamente</w:t>
            </w:r>
            <w:r w:rsidRPr="00B0262E">
              <w:t xml:space="preserve"> mediante un rectángulo y en el interior llev</w:t>
            </w:r>
            <w:r w:rsidR="002E1845" w:rsidRPr="00B0262E">
              <w:t>a</w:t>
            </w:r>
            <w:r w:rsidRPr="00B0262E">
              <w:t xml:space="preserve"> el nombre correspondiente. El nombre de la entidad no se debe repetir, </w:t>
            </w:r>
            <w:r w:rsidR="002A1800" w:rsidRPr="00B0262E">
              <w:t xml:space="preserve">ya que cada una de ellas tiene </w:t>
            </w:r>
            <w:r w:rsidR="00C9058E" w:rsidRPr="00B0262E">
              <w:t xml:space="preserve">su propio </w:t>
            </w:r>
            <w:r w:rsidR="002A1800" w:rsidRPr="00B0262E">
              <w:t>nombre.</w:t>
            </w:r>
            <w:r w:rsidRPr="00B0262E">
              <w:t xml:space="preserve"> </w:t>
            </w:r>
          </w:p>
          <w:p w14:paraId="64E65474" w14:textId="77777777" w:rsidR="00587278" w:rsidRPr="00B0262E" w:rsidRDefault="00587278">
            <w:pPr>
              <w:spacing w:after="120" w:line="240" w:lineRule="auto"/>
              <w:jc w:val="both"/>
            </w:pPr>
          </w:p>
          <w:p w14:paraId="00000245" w14:textId="7BB16F32" w:rsidR="003D7D50" w:rsidRPr="00B0262E" w:rsidRDefault="00000000">
            <w:pPr>
              <w:spacing w:after="120" w:line="240" w:lineRule="auto"/>
              <w:jc w:val="both"/>
            </w:pPr>
            <w:r w:rsidRPr="00B0262E">
              <w:rPr>
                <w:bCs/>
              </w:rPr>
              <w:t>Ejemplo de entidades</w:t>
            </w:r>
            <w:r w:rsidRPr="00B0262E">
              <w:rPr>
                <w:b/>
              </w:rPr>
              <w:t>:</w:t>
            </w:r>
            <w:r w:rsidRPr="00B0262E">
              <w:t xml:space="preserve"> Profesores, </w:t>
            </w:r>
            <w:r w:rsidR="00FE4979" w:rsidRPr="00B0262E">
              <w:t>e</w:t>
            </w:r>
            <w:r w:rsidRPr="00B0262E">
              <w:t xml:space="preserve">mpleados, </w:t>
            </w:r>
            <w:r w:rsidR="00FE4979" w:rsidRPr="00B0262E">
              <w:t>e</w:t>
            </w:r>
            <w:r w:rsidRPr="00B0262E">
              <w:t xml:space="preserve">studiantes, clientes, </w:t>
            </w:r>
            <w:r w:rsidR="00FE4979" w:rsidRPr="00B0262E">
              <w:t>p</w:t>
            </w:r>
            <w:r w:rsidRPr="00B0262E">
              <w:t>roveedores, etc. Cada una con ciertas características que describen y diferencian cada elemento.</w:t>
            </w:r>
          </w:p>
          <w:p w14:paraId="2AAD1E0A" w14:textId="77777777" w:rsidR="002170D5" w:rsidRPr="00B0262E" w:rsidRDefault="002170D5">
            <w:pPr>
              <w:spacing w:after="120" w:line="240" w:lineRule="auto"/>
              <w:jc w:val="both"/>
            </w:pPr>
          </w:p>
          <w:p w14:paraId="00000246" w14:textId="0771D018" w:rsidR="003D7D50" w:rsidRPr="00B0262E" w:rsidRDefault="00000000">
            <w:pPr>
              <w:spacing w:after="120" w:line="240" w:lineRule="auto"/>
              <w:jc w:val="both"/>
              <w:rPr>
                <w:b/>
              </w:rPr>
            </w:pPr>
            <w:r w:rsidRPr="00B0262E">
              <w:rPr>
                <w:b/>
              </w:rPr>
              <w:t>Relaciones</w:t>
            </w:r>
          </w:p>
          <w:p w14:paraId="3448ECFB" w14:textId="77777777" w:rsidR="002170D5" w:rsidRPr="00B0262E" w:rsidRDefault="002170D5">
            <w:pPr>
              <w:spacing w:after="120" w:line="240" w:lineRule="auto"/>
              <w:jc w:val="both"/>
              <w:rPr>
                <w:b/>
              </w:rPr>
            </w:pPr>
          </w:p>
          <w:p w14:paraId="00000247" w14:textId="04B656DE" w:rsidR="003D7D50" w:rsidRPr="00B0262E" w:rsidRDefault="00000000">
            <w:pPr>
              <w:spacing w:after="120" w:line="240" w:lineRule="auto"/>
              <w:jc w:val="both"/>
            </w:pPr>
            <w:r w:rsidRPr="00B0262E">
              <w:t>Las relaciones son las asociaciones que se describen entre dos atributos (campos) de dos tablas para compartir información (Aragón, et al, 2018), esas respectivas relaciones entre las entidades</w:t>
            </w:r>
            <w:r w:rsidR="005406AC" w:rsidRPr="00B0262E">
              <w:t>,</w:t>
            </w:r>
            <w:r w:rsidRPr="00B0262E">
              <w:t xml:space="preserve"> se representan por medio de un rombo describiendo en el interior la acción de la relación. </w:t>
            </w:r>
          </w:p>
          <w:p w14:paraId="22AB1B00" w14:textId="77777777" w:rsidR="002170D5" w:rsidRPr="00B0262E" w:rsidRDefault="002170D5">
            <w:pPr>
              <w:spacing w:after="120" w:line="240" w:lineRule="auto"/>
              <w:jc w:val="both"/>
            </w:pPr>
          </w:p>
          <w:p w14:paraId="00000248" w14:textId="5F12460C" w:rsidR="003D7D50" w:rsidRPr="00B0262E" w:rsidRDefault="00000000">
            <w:pPr>
              <w:spacing w:after="120" w:line="240" w:lineRule="auto"/>
              <w:jc w:val="both"/>
              <w:rPr>
                <w:b/>
              </w:rPr>
            </w:pPr>
            <w:r w:rsidRPr="00B0262E">
              <w:rPr>
                <w:b/>
              </w:rPr>
              <w:t>Atributos</w:t>
            </w:r>
          </w:p>
          <w:p w14:paraId="5B161120" w14:textId="77777777" w:rsidR="002170D5" w:rsidRPr="00B0262E" w:rsidRDefault="002170D5">
            <w:pPr>
              <w:spacing w:after="120" w:line="240" w:lineRule="auto"/>
              <w:jc w:val="both"/>
              <w:rPr>
                <w:b/>
              </w:rPr>
            </w:pPr>
          </w:p>
          <w:p w14:paraId="0000024A" w14:textId="3853E7B1" w:rsidR="003D7D50" w:rsidRPr="00B0262E" w:rsidRDefault="00000000">
            <w:pPr>
              <w:spacing w:after="120" w:line="240" w:lineRule="auto"/>
              <w:jc w:val="both"/>
            </w:pPr>
            <w:r w:rsidRPr="00B0262E">
              <w:t xml:space="preserve">Una entidad está representada por un grupo de atributos. </w:t>
            </w:r>
            <w:r w:rsidR="00E70EDC" w:rsidRPr="00B0262E">
              <w:t>Estos</w:t>
            </w:r>
            <w:r w:rsidRPr="00B0262E">
              <w:t xml:space="preserve"> son los encargados de describir una entidad espec</w:t>
            </w:r>
            <w:r w:rsidR="00E70EDC" w:rsidRPr="00B0262E">
              <w:t>í</w:t>
            </w:r>
            <w:r w:rsidRPr="00B0262E">
              <w:t>fica</w:t>
            </w:r>
            <w:r w:rsidR="00033B96" w:rsidRPr="00B0262E">
              <w:t xml:space="preserve">, teniendo en cuenta cada una de sus </w:t>
            </w:r>
            <w:r w:rsidRPr="00B0262E">
              <w:t>características o propiedades</w:t>
            </w:r>
            <w:r w:rsidR="00033B96" w:rsidRPr="00B0262E">
              <w:t>,</w:t>
            </w:r>
            <w:r w:rsidRPr="00B0262E">
              <w:t xml:space="preserve"> se representa por medio de una elipse o un círculo con su nombre correspondiente en el interior.</w:t>
            </w:r>
            <w:r w:rsidR="00A94AA3" w:rsidRPr="00B0262E">
              <w:t xml:space="preserve"> </w:t>
            </w:r>
            <w:r w:rsidRPr="00B0262E">
              <w:t xml:space="preserve">Por ejemplo, la entidad </w:t>
            </w:r>
            <w:r w:rsidR="00506581" w:rsidRPr="00B0262E">
              <w:t>“</w:t>
            </w:r>
            <w:r w:rsidRPr="00B0262E">
              <w:t>vehículo</w:t>
            </w:r>
            <w:r w:rsidR="00506581" w:rsidRPr="00B0262E">
              <w:t>”</w:t>
            </w:r>
            <w:r w:rsidRPr="00B0262E">
              <w:t xml:space="preserve"> se puede describir con los atributos: marca, modelo, color, placa, numero</w:t>
            </w:r>
            <w:r w:rsidR="00673DDB" w:rsidRPr="00B0262E">
              <w:t>,</w:t>
            </w:r>
            <w:r w:rsidR="00506581" w:rsidRPr="00B0262E">
              <w:t xml:space="preserve"> p</w:t>
            </w:r>
            <w:r w:rsidRPr="00B0262E">
              <w:t xml:space="preserve">asajeros, etc. </w:t>
            </w:r>
          </w:p>
          <w:p w14:paraId="3EB255FE" w14:textId="77777777" w:rsidR="00EE064E" w:rsidRPr="00B0262E" w:rsidRDefault="00EE064E">
            <w:pPr>
              <w:spacing w:after="120" w:line="240" w:lineRule="auto"/>
              <w:jc w:val="both"/>
              <w:rPr>
                <w:b/>
              </w:rPr>
            </w:pPr>
          </w:p>
          <w:p w14:paraId="0000024B" w14:textId="01B60389" w:rsidR="003D7D50" w:rsidRPr="00B0262E" w:rsidRDefault="00000000">
            <w:pPr>
              <w:spacing w:after="120" w:line="240" w:lineRule="auto"/>
              <w:jc w:val="both"/>
              <w:rPr>
                <w:b/>
              </w:rPr>
            </w:pPr>
            <w:r w:rsidRPr="00B0262E">
              <w:rPr>
                <w:b/>
              </w:rPr>
              <w:t>Cardinalidad</w:t>
            </w:r>
          </w:p>
          <w:p w14:paraId="7DEBD580" w14:textId="77777777" w:rsidR="00EE064E" w:rsidRPr="00B0262E" w:rsidRDefault="00EE064E">
            <w:pPr>
              <w:spacing w:after="120" w:line="240" w:lineRule="auto"/>
              <w:jc w:val="both"/>
              <w:rPr>
                <w:b/>
              </w:rPr>
            </w:pPr>
          </w:p>
          <w:p w14:paraId="0000024C" w14:textId="05EC3C75" w:rsidR="003D7D50" w:rsidRPr="00B0262E" w:rsidRDefault="00000000">
            <w:pPr>
              <w:spacing w:after="120" w:line="240" w:lineRule="auto"/>
              <w:jc w:val="both"/>
            </w:pPr>
            <w:r w:rsidRPr="00B0262E">
              <w:lastRenderedPageBreak/>
              <w:t>Esta cardinalidad dentro del modelo se representa en los extremos de cada relación. La cardinalidad expresa cuántas entidades de un extremo de la relación están relacionadas con cuántas entidades del otro extremo. Pueden ser “uno a uno”', “uno a varios”' o “varios a varios”</w:t>
            </w:r>
            <w:r w:rsidR="00741313" w:rsidRPr="00B0262E">
              <w:t xml:space="preserve"> </w:t>
            </w:r>
            <w:r w:rsidRPr="00B0262E">
              <w:t>(Muñoz et al, 2018).</w:t>
            </w:r>
          </w:p>
          <w:p w14:paraId="7B69E820" w14:textId="77777777" w:rsidR="00EE064E" w:rsidRPr="00B0262E" w:rsidRDefault="00EE064E">
            <w:pPr>
              <w:spacing w:after="120" w:line="240" w:lineRule="auto"/>
              <w:rPr>
                <w:b/>
              </w:rPr>
            </w:pPr>
          </w:p>
          <w:p w14:paraId="0000024D" w14:textId="224CE7EB" w:rsidR="003D7D50" w:rsidRPr="00B0262E" w:rsidRDefault="00000000">
            <w:pPr>
              <w:spacing w:after="120" w:line="240" w:lineRule="auto"/>
              <w:rPr>
                <w:b/>
              </w:rPr>
            </w:pPr>
            <w:r w:rsidRPr="00B0262E">
              <w:rPr>
                <w:b/>
              </w:rPr>
              <w:t>Clave en una entidad</w:t>
            </w:r>
          </w:p>
          <w:p w14:paraId="4C202D92" w14:textId="77777777" w:rsidR="00EE064E" w:rsidRPr="00B0262E" w:rsidRDefault="00EE064E">
            <w:pPr>
              <w:spacing w:after="120" w:line="240" w:lineRule="auto"/>
              <w:rPr>
                <w:b/>
              </w:rPr>
            </w:pPr>
          </w:p>
          <w:p w14:paraId="0000024E" w14:textId="52D80F19" w:rsidR="003D7D50" w:rsidRPr="00B0262E" w:rsidRDefault="00000000">
            <w:pPr>
              <w:spacing w:after="120" w:line="240" w:lineRule="auto"/>
              <w:jc w:val="both"/>
            </w:pPr>
            <w:r w:rsidRPr="00B0262E">
              <w:t>Dentro del modelo entidad / relación están representadas las claves primarias y claves foráneas</w:t>
            </w:r>
            <w:r w:rsidR="00C861E5" w:rsidRPr="00B0262E">
              <w:t>:</w:t>
            </w:r>
            <w:r w:rsidRPr="00B0262E">
              <w:t xml:space="preserve"> </w:t>
            </w:r>
          </w:p>
          <w:p w14:paraId="0000024F" w14:textId="77777777" w:rsidR="003D7D50" w:rsidRPr="00B0262E" w:rsidRDefault="00000000">
            <w:pPr>
              <w:numPr>
                <w:ilvl w:val="0"/>
                <w:numId w:val="4"/>
              </w:numPr>
              <w:pBdr>
                <w:top w:val="nil"/>
                <w:left w:val="nil"/>
                <w:bottom w:val="nil"/>
                <w:right w:val="nil"/>
                <w:between w:val="nil"/>
              </w:pBdr>
              <w:spacing w:line="240" w:lineRule="auto"/>
              <w:jc w:val="both"/>
              <w:rPr>
                <w:color w:val="000000"/>
              </w:rPr>
            </w:pPr>
            <w:r w:rsidRPr="00B0262E">
              <w:rPr>
                <w:b/>
                <w:color w:val="000000"/>
              </w:rPr>
              <w:t>La clave primaria</w:t>
            </w:r>
            <w:r w:rsidRPr="00B0262E">
              <w:rPr>
                <w:color w:val="000000"/>
              </w:rPr>
              <w:t xml:space="preserve">, en la entidad la clave primaria es aquel atributo que es único para cada registro, se representa por medio de una línea continua de forma subrayado en el nombre del atributo correspondiente. </w:t>
            </w:r>
          </w:p>
          <w:p w14:paraId="00000250" w14:textId="45C80D92" w:rsidR="003D7D50" w:rsidRPr="00B0262E" w:rsidRDefault="00000000">
            <w:pPr>
              <w:numPr>
                <w:ilvl w:val="0"/>
                <w:numId w:val="4"/>
              </w:numPr>
              <w:pBdr>
                <w:top w:val="nil"/>
                <w:left w:val="nil"/>
                <w:bottom w:val="nil"/>
                <w:right w:val="nil"/>
                <w:between w:val="nil"/>
              </w:pBdr>
              <w:spacing w:after="120" w:line="240" w:lineRule="auto"/>
              <w:jc w:val="both"/>
              <w:rPr>
                <w:color w:val="000000"/>
              </w:rPr>
            </w:pPr>
            <w:r w:rsidRPr="00B0262E">
              <w:rPr>
                <w:b/>
                <w:color w:val="000000"/>
              </w:rPr>
              <w:t>La clave foránea</w:t>
            </w:r>
            <w:r w:rsidRPr="00B0262E">
              <w:rPr>
                <w:color w:val="000000"/>
              </w:rPr>
              <w:t>, estas claves son las encargadas de demostrar la respectiva relación que se tiene en dos entidades, se representa por una línea subrayada de forma punteada debajo del nombre del atributo candidato de la relación.</w:t>
            </w:r>
          </w:p>
        </w:tc>
      </w:tr>
    </w:tbl>
    <w:p w14:paraId="00000252" w14:textId="77777777" w:rsidR="003D7D50" w:rsidRPr="00B0262E" w:rsidRDefault="003D7D50">
      <w:pPr>
        <w:spacing w:after="120" w:line="240" w:lineRule="auto"/>
      </w:pPr>
    </w:p>
    <w:p w14:paraId="00000253" w14:textId="77777777" w:rsidR="003D7D50" w:rsidRPr="00B0262E" w:rsidRDefault="003D7D50">
      <w:pPr>
        <w:spacing w:after="120" w:line="240" w:lineRule="auto"/>
        <w:jc w:val="both"/>
      </w:pPr>
    </w:p>
    <w:p w14:paraId="00000256" w14:textId="77777777" w:rsidR="003D7D50" w:rsidRPr="00B0262E" w:rsidRDefault="003D7D50">
      <w:pPr>
        <w:spacing w:after="120" w:line="240" w:lineRule="auto"/>
        <w:jc w:val="both"/>
      </w:pPr>
    </w:p>
    <w:tbl>
      <w:tblPr>
        <w:tblStyle w:val="afa"/>
        <w:tblW w:w="15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11010"/>
      </w:tblGrid>
      <w:tr w:rsidR="003D7D50" w:rsidRPr="00B0262E" w14:paraId="5E39C9D6" w14:textId="77777777">
        <w:tc>
          <w:tcPr>
            <w:tcW w:w="4680" w:type="dxa"/>
            <w:shd w:val="clear" w:color="auto" w:fill="C9DAF8"/>
            <w:tcMar>
              <w:top w:w="100" w:type="dxa"/>
              <w:left w:w="100" w:type="dxa"/>
              <w:bottom w:w="100" w:type="dxa"/>
              <w:right w:w="100" w:type="dxa"/>
            </w:tcMar>
          </w:tcPr>
          <w:p w14:paraId="00000257" w14:textId="77777777" w:rsidR="003D7D50" w:rsidRPr="00B0262E" w:rsidRDefault="00000000">
            <w:pPr>
              <w:widowControl w:val="0"/>
              <w:spacing w:line="240" w:lineRule="auto"/>
              <w:rPr>
                <w:b/>
              </w:rPr>
            </w:pPr>
            <w:r w:rsidRPr="00B0262E">
              <w:rPr>
                <w:b/>
              </w:rPr>
              <w:t>Tipo de recurso</w:t>
            </w:r>
          </w:p>
        </w:tc>
        <w:tc>
          <w:tcPr>
            <w:tcW w:w="11010" w:type="dxa"/>
            <w:shd w:val="clear" w:color="auto" w:fill="C9DAF8"/>
            <w:tcMar>
              <w:top w:w="100" w:type="dxa"/>
              <w:left w:w="100" w:type="dxa"/>
              <w:bottom w:w="100" w:type="dxa"/>
              <w:right w:w="100" w:type="dxa"/>
            </w:tcMar>
          </w:tcPr>
          <w:p w14:paraId="00000258" w14:textId="77777777" w:rsidR="003D7D50" w:rsidRPr="00B0262E" w:rsidRDefault="00000000">
            <w:pPr>
              <w:pStyle w:val="Ttulo"/>
              <w:widowControl w:val="0"/>
              <w:spacing w:line="240" w:lineRule="auto"/>
              <w:jc w:val="center"/>
              <w:rPr>
                <w:sz w:val="22"/>
                <w:szCs w:val="22"/>
              </w:rPr>
            </w:pPr>
            <w:bookmarkStart w:id="48" w:name="_heading=h.1t3h5sf" w:colFirst="0" w:colLast="0"/>
            <w:bookmarkEnd w:id="48"/>
            <w:r w:rsidRPr="00B0262E">
              <w:rPr>
                <w:sz w:val="22"/>
                <w:szCs w:val="22"/>
              </w:rPr>
              <w:t>Tarjetas Animadas</w:t>
            </w:r>
          </w:p>
        </w:tc>
      </w:tr>
      <w:tr w:rsidR="003D7D50" w:rsidRPr="00B0262E" w14:paraId="6A00F453" w14:textId="77777777">
        <w:tc>
          <w:tcPr>
            <w:tcW w:w="4680" w:type="dxa"/>
            <w:shd w:val="clear" w:color="auto" w:fill="auto"/>
            <w:tcMar>
              <w:top w:w="100" w:type="dxa"/>
              <w:left w:w="100" w:type="dxa"/>
              <w:bottom w:w="100" w:type="dxa"/>
              <w:right w:w="100" w:type="dxa"/>
            </w:tcMar>
          </w:tcPr>
          <w:p w14:paraId="00000259" w14:textId="77777777" w:rsidR="003D7D50" w:rsidRPr="00B0262E" w:rsidRDefault="00000000">
            <w:pPr>
              <w:widowControl w:val="0"/>
              <w:spacing w:line="240" w:lineRule="auto"/>
              <w:rPr>
                <w:b/>
              </w:rPr>
            </w:pPr>
            <w:r w:rsidRPr="00B0262E">
              <w:rPr>
                <w:b/>
              </w:rPr>
              <w:t>Introducción</w:t>
            </w:r>
          </w:p>
        </w:tc>
        <w:tc>
          <w:tcPr>
            <w:tcW w:w="11010" w:type="dxa"/>
            <w:shd w:val="clear" w:color="auto" w:fill="auto"/>
            <w:tcMar>
              <w:top w:w="100" w:type="dxa"/>
              <w:left w:w="100" w:type="dxa"/>
              <w:bottom w:w="100" w:type="dxa"/>
              <w:right w:w="100" w:type="dxa"/>
            </w:tcMar>
          </w:tcPr>
          <w:p w14:paraId="0000025A" w14:textId="1F820E6F" w:rsidR="003D7D50" w:rsidRPr="00B0262E" w:rsidRDefault="00000000">
            <w:pPr>
              <w:widowControl w:val="0"/>
              <w:spacing w:line="240" w:lineRule="auto"/>
              <w:rPr>
                <w:color w:val="999999"/>
              </w:rPr>
            </w:pPr>
            <w:r w:rsidRPr="00B0262E">
              <w:rPr>
                <w:color w:val="000000" w:themeColor="text1"/>
              </w:rPr>
              <w:t xml:space="preserve"> </w:t>
            </w:r>
            <w:r w:rsidR="00FD285A" w:rsidRPr="00B0262E">
              <w:rPr>
                <w:color w:val="000000" w:themeColor="text1"/>
              </w:rPr>
              <w:t>En l</w:t>
            </w:r>
            <w:r w:rsidRPr="00B0262E">
              <w:rPr>
                <w:color w:val="000000" w:themeColor="text1"/>
              </w:rPr>
              <w:t xml:space="preserve">a </w:t>
            </w:r>
            <w:r w:rsidR="00FD285A" w:rsidRPr="00B0262E">
              <w:rPr>
                <w:color w:val="000000" w:themeColor="text1"/>
              </w:rPr>
              <w:t xml:space="preserve">siguiente </w:t>
            </w:r>
            <w:r w:rsidRPr="00B0262E">
              <w:rPr>
                <w:color w:val="000000" w:themeColor="text1"/>
              </w:rPr>
              <w:t>representación gráfica</w:t>
            </w:r>
            <w:r w:rsidR="00FD285A" w:rsidRPr="00B0262E">
              <w:rPr>
                <w:color w:val="000000" w:themeColor="text1"/>
              </w:rPr>
              <w:t xml:space="preserve"> se</w:t>
            </w:r>
            <w:r w:rsidRPr="00B0262E">
              <w:rPr>
                <w:color w:val="000000" w:themeColor="text1"/>
              </w:rPr>
              <w:t xml:space="preserve"> observa</w:t>
            </w:r>
            <w:r w:rsidR="008D2962" w:rsidRPr="00B0262E">
              <w:rPr>
                <w:color w:val="000000" w:themeColor="text1"/>
              </w:rPr>
              <w:t>n</w:t>
            </w:r>
            <w:r w:rsidR="00FD285A" w:rsidRPr="00B0262E">
              <w:rPr>
                <w:color w:val="000000" w:themeColor="text1"/>
              </w:rPr>
              <w:t xml:space="preserve"> </w:t>
            </w:r>
            <w:r w:rsidRPr="00B0262E">
              <w:rPr>
                <w:color w:val="000000" w:themeColor="text1"/>
              </w:rPr>
              <w:t>la</w:t>
            </w:r>
            <w:r w:rsidR="008D2962" w:rsidRPr="00B0262E">
              <w:rPr>
                <w:color w:val="000000" w:themeColor="text1"/>
              </w:rPr>
              <w:t>s</w:t>
            </w:r>
            <w:r w:rsidRPr="00B0262E">
              <w:rPr>
                <w:color w:val="000000" w:themeColor="text1"/>
              </w:rPr>
              <w:t xml:space="preserve"> figura</w:t>
            </w:r>
            <w:r w:rsidR="008D2962" w:rsidRPr="00B0262E">
              <w:rPr>
                <w:color w:val="000000" w:themeColor="text1"/>
              </w:rPr>
              <w:t>s</w:t>
            </w:r>
            <w:r w:rsidRPr="00B0262E">
              <w:rPr>
                <w:color w:val="000000" w:themeColor="text1"/>
              </w:rPr>
              <w:t xml:space="preserve"> y lo que cada una representa:</w:t>
            </w:r>
          </w:p>
        </w:tc>
      </w:tr>
      <w:tr w:rsidR="003D7D50" w:rsidRPr="00B0262E" w14:paraId="41AA0F56" w14:textId="77777777">
        <w:tc>
          <w:tcPr>
            <w:tcW w:w="4680" w:type="dxa"/>
            <w:shd w:val="clear" w:color="auto" w:fill="auto"/>
            <w:tcMar>
              <w:top w:w="100" w:type="dxa"/>
              <w:left w:w="100" w:type="dxa"/>
              <w:bottom w:w="100" w:type="dxa"/>
              <w:right w:w="100" w:type="dxa"/>
            </w:tcMar>
          </w:tcPr>
          <w:p w14:paraId="0000025B" w14:textId="77777777" w:rsidR="003D7D50" w:rsidRPr="00B0262E" w:rsidRDefault="00000000">
            <w:pPr>
              <w:widowControl w:val="0"/>
              <w:spacing w:line="240" w:lineRule="auto"/>
            </w:pPr>
            <w:r w:rsidRPr="00B0262E">
              <w:rPr>
                <w:noProof/>
              </w:rPr>
              <w:drawing>
                <wp:inline distT="0" distB="0" distL="0" distR="0" wp14:anchorId="6FCCAE38" wp14:editId="1A448E7D">
                  <wp:extent cx="1762201" cy="674021"/>
                  <wp:effectExtent l="0" t="0" r="0" b="0"/>
                  <wp:docPr id="1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1762201" cy="674021"/>
                          </a:xfrm>
                          <a:prstGeom prst="rect">
                            <a:avLst/>
                          </a:prstGeom>
                          <a:ln/>
                        </pic:spPr>
                      </pic:pic>
                    </a:graphicData>
                  </a:graphic>
                </wp:inline>
              </w:drawing>
            </w:r>
          </w:p>
        </w:tc>
        <w:tc>
          <w:tcPr>
            <w:tcW w:w="11010" w:type="dxa"/>
            <w:shd w:val="clear" w:color="auto" w:fill="auto"/>
            <w:tcMar>
              <w:top w:w="100" w:type="dxa"/>
              <w:left w:w="100" w:type="dxa"/>
              <w:bottom w:w="100" w:type="dxa"/>
              <w:right w:w="100" w:type="dxa"/>
            </w:tcMar>
            <w:vAlign w:val="center"/>
          </w:tcPr>
          <w:p w14:paraId="0000025C" w14:textId="77777777" w:rsidR="003D7D50" w:rsidRPr="00B0262E" w:rsidRDefault="00000000">
            <w:pPr>
              <w:widowControl w:val="0"/>
              <w:spacing w:line="240" w:lineRule="auto"/>
              <w:rPr>
                <w:color w:val="999999"/>
              </w:rPr>
            </w:pPr>
            <w:r w:rsidRPr="00B0262E">
              <w:t>Entidades</w:t>
            </w:r>
          </w:p>
        </w:tc>
      </w:tr>
      <w:tr w:rsidR="003D7D50" w:rsidRPr="00B0262E" w14:paraId="341B2165" w14:textId="77777777">
        <w:tc>
          <w:tcPr>
            <w:tcW w:w="4680" w:type="dxa"/>
            <w:shd w:val="clear" w:color="auto" w:fill="auto"/>
            <w:tcMar>
              <w:top w:w="100" w:type="dxa"/>
              <w:left w:w="100" w:type="dxa"/>
              <w:bottom w:w="100" w:type="dxa"/>
              <w:right w:w="100" w:type="dxa"/>
            </w:tcMar>
          </w:tcPr>
          <w:p w14:paraId="0000025D" w14:textId="77777777" w:rsidR="003D7D50" w:rsidRPr="00B0262E" w:rsidRDefault="00000000">
            <w:pPr>
              <w:widowControl w:val="0"/>
              <w:spacing w:line="240" w:lineRule="auto"/>
            </w:pPr>
            <w:r w:rsidRPr="00B0262E">
              <w:rPr>
                <w:noProof/>
              </w:rPr>
              <w:drawing>
                <wp:inline distT="0" distB="0" distL="0" distR="0" wp14:anchorId="531AFEE4" wp14:editId="4DB1547B">
                  <wp:extent cx="1680882" cy="848296"/>
                  <wp:effectExtent l="0" t="0" r="0" b="0"/>
                  <wp:docPr id="1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1680882" cy="848296"/>
                          </a:xfrm>
                          <a:prstGeom prst="rect">
                            <a:avLst/>
                          </a:prstGeom>
                          <a:ln/>
                        </pic:spPr>
                      </pic:pic>
                    </a:graphicData>
                  </a:graphic>
                </wp:inline>
              </w:drawing>
            </w:r>
          </w:p>
        </w:tc>
        <w:tc>
          <w:tcPr>
            <w:tcW w:w="11010" w:type="dxa"/>
            <w:shd w:val="clear" w:color="auto" w:fill="auto"/>
            <w:tcMar>
              <w:top w:w="100" w:type="dxa"/>
              <w:left w:w="100" w:type="dxa"/>
              <w:bottom w:w="100" w:type="dxa"/>
              <w:right w:w="100" w:type="dxa"/>
            </w:tcMar>
            <w:vAlign w:val="center"/>
          </w:tcPr>
          <w:p w14:paraId="0000025E" w14:textId="77777777" w:rsidR="003D7D50" w:rsidRPr="00B0262E" w:rsidRDefault="00000000">
            <w:pPr>
              <w:widowControl w:val="0"/>
              <w:spacing w:line="240" w:lineRule="auto"/>
              <w:rPr>
                <w:color w:val="999999"/>
              </w:rPr>
            </w:pPr>
            <w:r w:rsidRPr="00B0262E">
              <w:t>Atributos</w:t>
            </w:r>
          </w:p>
        </w:tc>
      </w:tr>
      <w:tr w:rsidR="003D7D50" w:rsidRPr="00B0262E" w14:paraId="0FDD00A7" w14:textId="77777777">
        <w:tc>
          <w:tcPr>
            <w:tcW w:w="4680" w:type="dxa"/>
            <w:shd w:val="clear" w:color="auto" w:fill="auto"/>
            <w:tcMar>
              <w:top w:w="100" w:type="dxa"/>
              <w:left w:w="100" w:type="dxa"/>
              <w:bottom w:w="100" w:type="dxa"/>
              <w:right w:w="100" w:type="dxa"/>
            </w:tcMar>
          </w:tcPr>
          <w:p w14:paraId="0000025F" w14:textId="77777777" w:rsidR="003D7D50" w:rsidRPr="00B0262E" w:rsidRDefault="00000000">
            <w:pPr>
              <w:widowControl w:val="0"/>
              <w:spacing w:line="240" w:lineRule="auto"/>
            </w:pPr>
            <w:r w:rsidRPr="00B0262E">
              <w:rPr>
                <w:noProof/>
              </w:rPr>
              <w:lastRenderedPageBreak/>
              <w:drawing>
                <wp:inline distT="0" distB="0" distL="0" distR="0" wp14:anchorId="2702E2DA" wp14:editId="34C59BD0">
                  <wp:extent cx="1606226" cy="1156483"/>
                  <wp:effectExtent l="0" t="0" r="0" b="0"/>
                  <wp:docPr id="1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1606226" cy="1156483"/>
                          </a:xfrm>
                          <a:prstGeom prst="rect">
                            <a:avLst/>
                          </a:prstGeom>
                          <a:ln/>
                        </pic:spPr>
                      </pic:pic>
                    </a:graphicData>
                  </a:graphic>
                </wp:inline>
              </w:drawing>
            </w:r>
          </w:p>
        </w:tc>
        <w:tc>
          <w:tcPr>
            <w:tcW w:w="11010" w:type="dxa"/>
            <w:shd w:val="clear" w:color="auto" w:fill="auto"/>
            <w:tcMar>
              <w:top w:w="100" w:type="dxa"/>
              <w:left w:w="100" w:type="dxa"/>
              <w:bottom w:w="100" w:type="dxa"/>
              <w:right w:w="100" w:type="dxa"/>
            </w:tcMar>
            <w:vAlign w:val="center"/>
          </w:tcPr>
          <w:p w14:paraId="00000260" w14:textId="77777777" w:rsidR="003D7D50" w:rsidRPr="00B0262E" w:rsidRDefault="00000000">
            <w:pPr>
              <w:widowControl w:val="0"/>
              <w:spacing w:line="240" w:lineRule="auto"/>
              <w:rPr>
                <w:color w:val="999999"/>
              </w:rPr>
            </w:pPr>
            <w:r w:rsidRPr="00B0262E">
              <w:t>Relaciones</w:t>
            </w:r>
          </w:p>
        </w:tc>
      </w:tr>
      <w:tr w:rsidR="003D7D50" w:rsidRPr="00B0262E" w14:paraId="2C6EBBCB" w14:textId="77777777">
        <w:tc>
          <w:tcPr>
            <w:tcW w:w="4680" w:type="dxa"/>
            <w:shd w:val="clear" w:color="auto" w:fill="auto"/>
            <w:tcMar>
              <w:top w:w="100" w:type="dxa"/>
              <w:left w:w="100" w:type="dxa"/>
              <w:bottom w:w="100" w:type="dxa"/>
              <w:right w:w="100" w:type="dxa"/>
            </w:tcMar>
          </w:tcPr>
          <w:p w14:paraId="00000261" w14:textId="77777777" w:rsidR="003D7D50" w:rsidRPr="00B0262E" w:rsidRDefault="00000000">
            <w:pPr>
              <w:widowControl w:val="0"/>
              <w:spacing w:line="240" w:lineRule="auto"/>
            </w:pPr>
            <w:r w:rsidRPr="00B0262E">
              <w:rPr>
                <w:noProof/>
              </w:rPr>
              <w:drawing>
                <wp:inline distT="0" distB="0" distL="0" distR="0" wp14:anchorId="1BF75381" wp14:editId="7A4B46A3">
                  <wp:extent cx="1524000" cy="371475"/>
                  <wp:effectExtent l="0" t="0" r="0" b="0"/>
                  <wp:docPr id="1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524000" cy="371475"/>
                          </a:xfrm>
                          <a:prstGeom prst="rect">
                            <a:avLst/>
                          </a:prstGeom>
                          <a:ln/>
                        </pic:spPr>
                      </pic:pic>
                    </a:graphicData>
                  </a:graphic>
                </wp:inline>
              </w:drawing>
            </w:r>
          </w:p>
        </w:tc>
        <w:tc>
          <w:tcPr>
            <w:tcW w:w="11010" w:type="dxa"/>
            <w:shd w:val="clear" w:color="auto" w:fill="auto"/>
            <w:tcMar>
              <w:top w:w="100" w:type="dxa"/>
              <w:left w:w="100" w:type="dxa"/>
              <w:bottom w:w="100" w:type="dxa"/>
              <w:right w:w="100" w:type="dxa"/>
            </w:tcMar>
            <w:vAlign w:val="center"/>
          </w:tcPr>
          <w:p w14:paraId="00000262" w14:textId="77777777" w:rsidR="003D7D50" w:rsidRPr="00B0262E" w:rsidRDefault="00000000">
            <w:pPr>
              <w:widowControl w:val="0"/>
              <w:spacing w:line="240" w:lineRule="auto"/>
              <w:rPr>
                <w:color w:val="999999"/>
              </w:rPr>
            </w:pPr>
            <w:r w:rsidRPr="00B0262E">
              <w:t>Conectores</w:t>
            </w:r>
          </w:p>
        </w:tc>
      </w:tr>
      <w:tr w:rsidR="003D7D50" w:rsidRPr="00B0262E" w14:paraId="2F272C45" w14:textId="77777777">
        <w:tc>
          <w:tcPr>
            <w:tcW w:w="4680" w:type="dxa"/>
            <w:shd w:val="clear" w:color="auto" w:fill="auto"/>
            <w:tcMar>
              <w:top w:w="100" w:type="dxa"/>
              <w:left w:w="100" w:type="dxa"/>
              <w:bottom w:w="100" w:type="dxa"/>
              <w:right w:w="100" w:type="dxa"/>
            </w:tcMar>
          </w:tcPr>
          <w:p w14:paraId="00000263" w14:textId="77777777" w:rsidR="003D7D50" w:rsidRPr="00B0262E" w:rsidRDefault="00000000">
            <w:pPr>
              <w:widowControl w:val="0"/>
              <w:spacing w:line="240" w:lineRule="auto"/>
            </w:pPr>
            <w:r w:rsidRPr="00B0262E">
              <w:rPr>
                <w:noProof/>
              </w:rPr>
              <w:drawing>
                <wp:inline distT="0" distB="0" distL="0" distR="0" wp14:anchorId="34E1E60F" wp14:editId="59439741">
                  <wp:extent cx="1654171" cy="711293"/>
                  <wp:effectExtent l="0" t="0" r="0" b="0"/>
                  <wp:docPr id="1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1654171" cy="711293"/>
                          </a:xfrm>
                          <a:prstGeom prst="rect">
                            <a:avLst/>
                          </a:prstGeom>
                          <a:ln/>
                        </pic:spPr>
                      </pic:pic>
                    </a:graphicData>
                  </a:graphic>
                </wp:inline>
              </w:drawing>
            </w:r>
          </w:p>
        </w:tc>
        <w:tc>
          <w:tcPr>
            <w:tcW w:w="11010" w:type="dxa"/>
            <w:shd w:val="clear" w:color="auto" w:fill="auto"/>
            <w:tcMar>
              <w:top w:w="100" w:type="dxa"/>
              <w:left w:w="100" w:type="dxa"/>
              <w:bottom w:w="100" w:type="dxa"/>
              <w:right w:w="100" w:type="dxa"/>
            </w:tcMar>
            <w:vAlign w:val="center"/>
          </w:tcPr>
          <w:p w14:paraId="00000264" w14:textId="77777777" w:rsidR="003D7D50" w:rsidRPr="00B0262E" w:rsidRDefault="00000000">
            <w:pPr>
              <w:widowControl w:val="0"/>
              <w:spacing w:line="240" w:lineRule="auto"/>
              <w:rPr>
                <w:color w:val="999999"/>
              </w:rPr>
            </w:pPr>
            <w:r w:rsidRPr="00B0262E">
              <w:t>Llave primaria</w:t>
            </w:r>
          </w:p>
        </w:tc>
      </w:tr>
    </w:tbl>
    <w:p w14:paraId="00000265" w14:textId="77777777" w:rsidR="003D7D50" w:rsidRPr="00B0262E" w:rsidRDefault="003D7D50">
      <w:pPr>
        <w:spacing w:after="120" w:line="240" w:lineRule="auto"/>
        <w:jc w:val="both"/>
      </w:pPr>
    </w:p>
    <w:p w14:paraId="00000266" w14:textId="77777777" w:rsidR="003D7D50" w:rsidRPr="00B0262E" w:rsidRDefault="003D7D50">
      <w:pPr>
        <w:spacing w:after="120" w:line="240" w:lineRule="auto"/>
        <w:ind w:left="720"/>
        <w:jc w:val="both"/>
      </w:pPr>
    </w:p>
    <w:p w14:paraId="00000267" w14:textId="77777777" w:rsidR="003D7D50" w:rsidRPr="00B0262E" w:rsidRDefault="00000000">
      <w:pPr>
        <w:spacing w:after="120" w:line="240" w:lineRule="auto"/>
        <w:ind w:left="720"/>
        <w:jc w:val="both"/>
      </w:pPr>
      <w:r w:rsidRPr="00B0262E">
        <w:t>Ejemplo de modelo entidad relación</w:t>
      </w:r>
    </w:p>
    <w:p w14:paraId="00000268" w14:textId="77777777" w:rsidR="003D7D50" w:rsidRPr="00B0262E" w:rsidRDefault="003D7D50">
      <w:pPr>
        <w:spacing w:after="120" w:line="240" w:lineRule="auto"/>
        <w:ind w:left="720"/>
        <w:jc w:val="both"/>
      </w:pPr>
    </w:p>
    <w:tbl>
      <w:tblPr>
        <w:tblStyle w:val="afb"/>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0CDA1E86" w14:textId="77777777">
        <w:trPr>
          <w:trHeight w:val="580"/>
        </w:trPr>
        <w:tc>
          <w:tcPr>
            <w:tcW w:w="1676" w:type="dxa"/>
            <w:shd w:val="clear" w:color="auto" w:fill="C9DAF8"/>
            <w:tcMar>
              <w:top w:w="100" w:type="dxa"/>
              <w:left w:w="100" w:type="dxa"/>
              <w:bottom w:w="100" w:type="dxa"/>
              <w:right w:w="100" w:type="dxa"/>
            </w:tcMar>
          </w:tcPr>
          <w:p w14:paraId="00000269" w14:textId="77777777" w:rsidR="003D7D50" w:rsidRPr="00B0262E" w:rsidRDefault="00000000">
            <w:pPr>
              <w:widowControl w:val="0"/>
              <w:pBdr>
                <w:top w:val="nil"/>
                <w:left w:val="nil"/>
                <w:bottom w:val="nil"/>
                <w:right w:val="nil"/>
                <w:between w:val="nil"/>
              </w:pBdr>
              <w:spacing w:line="240" w:lineRule="auto"/>
            </w:pPr>
            <w:r w:rsidRPr="00B0262E">
              <w:t>Tipo de recurso</w:t>
            </w:r>
          </w:p>
        </w:tc>
        <w:tc>
          <w:tcPr>
            <w:tcW w:w="14025" w:type="dxa"/>
            <w:shd w:val="clear" w:color="auto" w:fill="C9DAF8"/>
            <w:tcMar>
              <w:top w:w="100" w:type="dxa"/>
              <w:left w:w="100" w:type="dxa"/>
              <w:bottom w:w="100" w:type="dxa"/>
              <w:right w:w="100" w:type="dxa"/>
            </w:tcMar>
          </w:tcPr>
          <w:p w14:paraId="0000026A" w14:textId="77777777" w:rsidR="003D7D50" w:rsidRPr="00B0262E" w:rsidRDefault="00000000">
            <w:pPr>
              <w:pStyle w:val="Ttulo"/>
              <w:jc w:val="center"/>
              <w:rPr>
                <w:sz w:val="22"/>
                <w:szCs w:val="22"/>
              </w:rPr>
            </w:pPr>
            <w:r w:rsidRPr="00B0262E">
              <w:rPr>
                <w:sz w:val="22"/>
                <w:szCs w:val="22"/>
              </w:rPr>
              <w:t>Cajón de texto de color</w:t>
            </w:r>
          </w:p>
        </w:tc>
      </w:tr>
      <w:tr w:rsidR="003D7D50" w:rsidRPr="00B0262E" w14:paraId="26D1AAC9" w14:textId="77777777">
        <w:trPr>
          <w:trHeight w:val="420"/>
        </w:trPr>
        <w:tc>
          <w:tcPr>
            <w:tcW w:w="15701" w:type="dxa"/>
            <w:gridSpan w:val="2"/>
            <w:shd w:val="clear" w:color="auto" w:fill="auto"/>
            <w:tcMar>
              <w:top w:w="100" w:type="dxa"/>
              <w:left w:w="100" w:type="dxa"/>
              <w:bottom w:w="100" w:type="dxa"/>
              <w:right w:w="100" w:type="dxa"/>
            </w:tcMar>
          </w:tcPr>
          <w:p w14:paraId="0000026B" w14:textId="0A96DDB6" w:rsidR="003D7D50" w:rsidRPr="00B0262E" w:rsidRDefault="00512313">
            <w:pPr>
              <w:widowControl w:val="0"/>
              <w:pBdr>
                <w:top w:val="nil"/>
                <w:left w:val="nil"/>
                <w:bottom w:val="nil"/>
                <w:right w:val="nil"/>
                <w:between w:val="nil"/>
              </w:pBdr>
              <w:spacing w:line="240" w:lineRule="auto"/>
              <w:rPr>
                <w:color w:val="000000" w:themeColor="text1"/>
              </w:rPr>
            </w:pPr>
            <w:r w:rsidRPr="00B0262E">
              <w:rPr>
                <w:color w:val="000000" w:themeColor="text1"/>
              </w:rPr>
              <w:t xml:space="preserve">En la siguiente imagen se puede observar un ejemplo de modelo </w:t>
            </w:r>
            <w:r w:rsidR="00B31C6A">
              <w:rPr>
                <w:color w:val="000000" w:themeColor="text1"/>
              </w:rPr>
              <w:t>de Entidad- Relación (E/R)</w:t>
            </w:r>
            <w:r w:rsidRPr="00B0262E">
              <w:rPr>
                <w:color w:val="000000" w:themeColor="text1"/>
              </w:rPr>
              <w:t>:</w:t>
            </w:r>
          </w:p>
          <w:p w14:paraId="0000026C" w14:textId="77777777" w:rsidR="003D7D50" w:rsidRPr="00B0262E" w:rsidRDefault="003D7D50">
            <w:pPr>
              <w:spacing w:after="120" w:line="240" w:lineRule="auto"/>
              <w:ind w:left="720"/>
              <w:jc w:val="both"/>
            </w:pPr>
          </w:p>
          <w:p w14:paraId="0000026D" w14:textId="77777777" w:rsidR="003D7D50" w:rsidRPr="00B0262E" w:rsidRDefault="00000000">
            <w:pPr>
              <w:spacing w:after="120" w:line="240" w:lineRule="auto"/>
              <w:ind w:left="720"/>
              <w:jc w:val="center"/>
            </w:pPr>
            <w:commentRangeStart w:id="49"/>
            <w:r w:rsidRPr="00B0262E">
              <w:rPr>
                <w:noProof/>
                <w:sz w:val="24"/>
                <w:szCs w:val="24"/>
              </w:rPr>
              <w:lastRenderedPageBreak/>
              <w:drawing>
                <wp:inline distT="0" distB="0" distL="0" distR="0" wp14:anchorId="110E6F3C" wp14:editId="71CE035F">
                  <wp:extent cx="4055282" cy="2488179"/>
                  <wp:effectExtent l="0" t="0" r="0" b="0"/>
                  <wp:docPr id="139" name="image2.jpg" descr="Descripción: C:\Users\jos05\Desktop\Dia\UI.jpeg"/>
                  <wp:cNvGraphicFramePr/>
                  <a:graphic xmlns:a="http://schemas.openxmlformats.org/drawingml/2006/main">
                    <a:graphicData uri="http://schemas.openxmlformats.org/drawingml/2006/picture">
                      <pic:pic xmlns:pic="http://schemas.openxmlformats.org/drawingml/2006/picture">
                        <pic:nvPicPr>
                          <pic:cNvPr id="0" name="image2.jpg" descr="Descripción: C:\Users\jos05\Desktop\Dia\UI.jpeg"/>
                          <pic:cNvPicPr preferRelativeResize="0"/>
                        </pic:nvPicPr>
                        <pic:blipFill>
                          <a:blip r:embed="rId50"/>
                          <a:srcRect/>
                          <a:stretch>
                            <a:fillRect/>
                          </a:stretch>
                        </pic:blipFill>
                        <pic:spPr>
                          <a:xfrm>
                            <a:off x="0" y="0"/>
                            <a:ext cx="4055282" cy="2488179"/>
                          </a:xfrm>
                          <a:prstGeom prst="rect">
                            <a:avLst/>
                          </a:prstGeom>
                          <a:ln/>
                        </pic:spPr>
                      </pic:pic>
                    </a:graphicData>
                  </a:graphic>
                </wp:inline>
              </w:drawing>
            </w:r>
            <w:commentRangeEnd w:id="49"/>
            <w:r w:rsidR="0079255D">
              <w:rPr>
                <w:rStyle w:val="Refdecomentario"/>
              </w:rPr>
              <w:commentReference w:id="49"/>
            </w:r>
          </w:p>
          <w:p w14:paraId="0000026E" w14:textId="77777777" w:rsidR="003D7D50" w:rsidRPr="00B0262E" w:rsidRDefault="00000000">
            <w:pPr>
              <w:spacing w:after="120" w:line="240" w:lineRule="auto"/>
              <w:ind w:left="720"/>
              <w:jc w:val="center"/>
            </w:pPr>
            <w:r w:rsidRPr="00B0262E">
              <w:t xml:space="preserve">Fuente. El autor. </w:t>
            </w:r>
          </w:p>
          <w:p w14:paraId="0000026F" w14:textId="77777777" w:rsidR="003D7D50" w:rsidRPr="00B0262E" w:rsidRDefault="00000000">
            <w:pPr>
              <w:spacing w:after="120" w:line="240" w:lineRule="auto"/>
              <w:ind w:left="720"/>
              <w:jc w:val="center"/>
            </w:pPr>
            <w:r w:rsidRPr="00B0262E">
              <w:t xml:space="preserve">Imagen anexa como </w:t>
            </w:r>
            <w:r w:rsidRPr="00E92458">
              <w:rPr>
                <w:color w:val="000000"/>
              </w:rPr>
              <w:t>228130_i28</w:t>
            </w:r>
          </w:p>
        </w:tc>
      </w:tr>
    </w:tbl>
    <w:p w14:paraId="00000271" w14:textId="77777777" w:rsidR="003D7D50" w:rsidRPr="00B0262E" w:rsidRDefault="003D7D50">
      <w:pPr>
        <w:spacing w:after="120" w:line="240" w:lineRule="auto"/>
        <w:jc w:val="both"/>
      </w:pPr>
    </w:p>
    <w:p w14:paraId="00000272" w14:textId="045FD814" w:rsidR="003D7D50" w:rsidRPr="00B0262E" w:rsidRDefault="00000000">
      <w:pPr>
        <w:spacing w:after="120" w:line="240" w:lineRule="auto"/>
        <w:jc w:val="both"/>
      </w:pPr>
      <w:r w:rsidRPr="00B0262E">
        <w:t>Listado de herramientas para modelado de bas</w:t>
      </w:r>
      <w:r w:rsidR="00D40923" w:rsidRPr="00B0262E">
        <w:t>e</w:t>
      </w:r>
      <w:r w:rsidRPr="00B0262E">
        <w:t>s de datos.</w:t>
      </w:r>
    </w:p>
    <w:tbl>
      <w:tblPr>
        <w:tblStyle w:val="afc"/>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5491AC06" w14:textId="77777777">
        <w:trPr>
          <w:trHeight w:val="580"/>
        </w:trPr>
        <w:tc>
          <w:tcPr>
            <w:tcW w:w="1676" w:type="dxa"/>
            <w:shd w:val="clear" w:color="auto" w:fill="C9DAF8"/>
            <w:tcMar>
              <w:top w:w="100" w:type="dxa"/>
              <w:left w:w="100" w:type="dxa"/>
              <w:bottom w:w="100" w:type="dxa"/>
              <w:right w:w="100" w:type="dxa"/>
            </w:tcMar>
          </w:tcPr>
          <w:p w14:paraId="00000273" w14:textId="77777777" w:rsidR="003D7D50" w:rsidRPr="00B0262E" w:rsidRDefault="00000000">
            <w:pPr>
              <w:widowControl w:val="0"/>
              <w:pBdr>
                <w:top w:val="nil"/>
                <w:left w:val="nil"/>
                <w:bottom w:val="nil"/>
                <w:right w:val="nil"/>
                <w:between w:val="nil"/>
              </w:pBdr>
              <w:spacing w:line="240" w:lineRule="auto"/>
            </w:pPr>
            <w:r w:rsidRPr="00B0262E">
              <w:t>Tipo de recurso</w:t>
            </w:r>
          </w:p>
        </w:tc>
        <w:tc>
          <w:tcPr>
            <w:tcW w:w="14025" w:type="dxa"/>
            <w:shd w:val="clear" w:color="auto" w:fill="C9DAF8"/>
            <w:tcMar>
              <w:top w:w="100" w:type="dxa"/>
              <w:left w:w="100" w:type="dxa"/>
              <w:bottom w:w="100" w:type="dxa"/>
              <w:right w:w="100" w:type="dxa"/>
            </w:tcMar>
          </w:tcPr>
          <w:p w14:paraId="00000274" w14:textId="77777777" w:rsidR="003D7D50" w:rsidRPr="00B0262E" w:rsidRDefault="00000000">
            <w:pPr>
              <w:pStyle w:val="Ttulo"/>
              <w:jc w:val="center"/>
              <w:rPr>
                <w:sz w:val="22"/>
                <w:szCs w:val="22"/>
              </w:rPr>
            </w:pPr>
            <w:r w:rsidRPr="00B0262E">
              <w:rPr>
                <w:sz w:val="22"/>
                <w:szCs w:val="22"/>
              </w:rPr>
              <w:t>Cajón de texto de color</w:t>
            </w:r>
          </w:p>
        </w:tc>
      </w:tr>
      <w:tr w:rsidR="003D7D50" w:rsidRPr="00B0262E" w14:paraId="1E636FB9" w14:textId="77777777">
        <w:trPr>
          <w:trHeight w:val="420"/>
        </w:trPr>
        <w:tc>
          <w:tcPr>
            <w:tcW w:w="15701" w:type="dxa"/>
            <w:gridSpan w:val="2"/>
            <w:shd w:val="clear" w:color="auto" w:fill="auto"/>
            <w:tcMar>
              <w:top w:w="100" w:type="dxa"/>
              <w:left w:w="100" w:type="dxa"/>
              <w:bottom w:w="100" w:type="dxa"/>
              <w:right w:w="100" w:type="dxa"/>
            </w:tcMar>
          </w:tcPr>
          <w:p w14:paraId="00000275" w14:textId="3AAACD71" w:rsidR="003D7D50" w:rsidRPr="00B0262E" w:rsidRDefault="00000000">
            <w:pPr>
              <w:spacing w:after="120" w:line="240" w:lineRule="auto"/>
              <w:jc w:val="both"/>
            </w:pPr>
            <w:r w:rsidRPr="00B0262E">
              <w:t xml:space="preserve">En la actualidad existe una gran variedad de herramientas que son muy útiles al momento de realizar el respectivo modelado de la base de datos. Las herramientas también dependen mucho de la capacidad de </w:t>
            </w:r>
            <w:r w:rsidRPr="00B0262E">
              <w:rPr>
                <w:i/>
                <w:iCs/>
              </w:rPr>
              <w:t>hardware</w:t>
            </w:r>
            <w:r w:rsidRPr="00B0262E">
              <w:t xml:space="preserve"> del equipo donde se desea</w:t>
            </w:r>
            <w:r w:rsidR="00D40923" w:rsidRPr="00B0262E">
              <w:t>n</w:t>
            </w:r>
            <w:r w:rsidRPr="00B0262E">
              <w:t xml:space="preserve"> instalar</w:t>
            </w:r>
            <w:r w:rsidR="00D40923" w:rsidRPr="00B0262E">
              <w:t>.</w:t>
            </w:r>
            <w:r w:rsidRPr="00B0262E">
              <w:t xml:space="preserve"> </w:t>
            </w:r>
            <w:r w:rsidR="00D40923" w:rsidRPr="00B0262E">
              <w:t>T</w:t>
            </w:r>
            <w:r w:rsidRPr="00B0262E">
              <w:t>ambién se puede</w:t>
            </w:r>
            <w:r w:rsidR="00D40923" w:rsidRPr="00B0262E">
              <w:t>n</w:t>
            </w:r>
            <w:r w:rsidRPr="00B0262E">
              <w:t xml:space="preserve"> utilizar herramientas que funcionan perfectamente por medio de un navegador </w:t>
            </w:r>
            <w:r w:rsidR="00056F86" w:rsidRPr="00B0262E">
              <w:rPr>
                <w:i/>
                <w:iCs/>
              </w:rPr>
              <w:t>w</w:t>
            </w:r>
            <w:r w:rsidRPr="00B0262E">
              <w:rPr>
                <w:i/>
                <w:iCs/>
              </w:rPr>
              <w:t>eb</w:t>
            </w:r>
            <w:r w:rsidRPr="00B0262E">
              <w:t>, permitiendo un</w:t>
            </w:r>
            <w:r w:rsidR="00D40923" w:rsidRPr="00B0262E">
              <w:t>a</w:t>
            </w:r>
            <w:r w:rsidRPr="00B0262E">
              <w:t xml:space="preserve"> gran eficiencia y disponibilidad</w:t>
            </w:r>
            <w:r w:rsidR="00D40923" w:rsidRPr="00B0262E">
              <w:t>,</w:t>
            </w:r>
            <w:r w:rsidRPr="00B0262E">
              <w:t xml:space="preserve"> al momento de la recuperación de la información. </w:t>
            </w:r>
          </w:p>
          <w:p w14:paraId="00000276" w14:textId="77777777" w:rsidR="003D7D50" w:rsidRPr="00B0262E" w:rsidRDefault="00000000">
            <w:pPr>
              <w:spacing w:after="120" w:line="240" w:lineRule="auto"/>
              <w:jc w:val="both"/>
            </w:pPr>
            <w:r w:rsidRPr="00B0262E">
              <w:t>Herramientas en la nube:</w:t>
            </w:r>
          </w:p>
          <w:p w14:paraId="00000277" w14:textId="7B027212" w:rsidR="003D7D50" w:rsidRPr="00B0262E" w:rsidRDefault="00000000">
            <w:pPr>
              <w:numPr>
                <w:ilvl w:val="0"/>
                <w:numId w:val="4"/>
              </w:numPr>
              <w:pBdr>
                <w:top w:val="nil"/>
                <w:left w:val="nil"/>
                <w:bottom w:val="nil"/>
                <w:right w:val="nil"/>
                <w:between w:val="nil"/>
              </w:pBdr>
              <w:spacing w:line="240" w:lineRule="auto"/>
              <w:jc w:val="both"/>
              <w:rPr>
                <w:color w:val="000000"/>
              </w:rPr>
            </w:pPr>
            <w:proofErr w:type="spellStart"/>
            <w:r w:rsidRPr="00B0262E">
              <w:rPr>
                <w:b/>
                <w:i/>
                <w:iCs/>
                <w:color w:val="000000"/>
              </w:rPr>
              <w:t>Lucidchart</w:t>
            </w:r>
            <w:proofErr w:type="spellEnd"/>
            <w:r w:rsidR="00F9437A" w:rsidRPr="00B0262E">
              <w:rPr>
                <w:i/>
                <w:iCs/>
                <w:color w:val="000000"/>
              </w:rPr>
              <w:t>:</w:t>
            </w:r>
            <w:r w:rsidRPr="00B0262E">
              <w:rPr>
                <w:color w:val="000000"/>
              </w:rPr>
              <w:t xml:space="preserve"> es una herramienta creada para construir </w:t>
            </w:r>
            <w:r w:rsidR="00F9437A" w:rsidRPr="00B0262E">
              <w:rPr>
                <w:color w:val="000000"/>
              </w:rPr>
              <w:t>y</w:t>
            </w:r>
            <w:r w:rsidR="00056F86" w:rsidRPr="00B0262E">
              <w:rPr>
                <w:color w:val="000000"/>
              </w:rPr>
              <w:t xml:space="preserve"> </w:t>
            </w:r>
            <w:r w:rsidRPr="00B0262E">
              <w:rPr>
                <w:color w:val="000000"/>
              </w:rPr>
              <w:t xml:space="preserve">diagramar en red, trabaja en </w:t>
            </w:r>
            <w:r w:rsidR="00F9437A" w:rsidRPr="00B0262E">
              <w:rPr>
                <w:color w:val="000000"/>
              </w:rPr>
              <w:t xml:space="preserve">el </w:t>
            </w:r>
            <w:r w:rsidRPr="00B0262E">
              <w:rPr>
                <w:color w:val="000000"/>
              </w:rPr>
              <w:t xml:space="preserve">equipo en tiempo real, </w:t>
            </w:r>
            <w:r w:rsidR="00F9437A" w:rsidRPr="00B0262E">
              <w:rPr>
                <w:color w:val="000000"/>
              </w:rPr>
              <w:t xml:space="preserve">es </w:t>
            </w:r>
            <w:r w:rsidRPr="00B0262E">
              <w:rPr>
                <w:color w:val="000000"/>
              </w:rPr>
              <w:t xml:space="preserve">muy versátil y colaborativa. La página oficial de la herramienta es: </w:t>
            </w:r>
            <w:hyperlink r:id="rId62">
              <w:r w:rsidRPr="00B0262E">
                <w:rPr>
                  <w:color w:val="0000FF"/>
                  <w:u w:val="single"/>
                </w:rPr>
                <w:t>https://www.lucidchart.com/</w:t>
              </w:r>
            </w:hyperlink>
          </w:p>
          <w:p w14:paraId="00000278" w14:textId="5747DD99" w:rsidR="003D7D50" w:rsidRPr="00B0262E" w:rsidRDefault="00000000">
            <w:pPr>
              <w:numPr>
                <w:ilvl w:val="0"/>
                <w:numId w:val="4"/>
              </w:numPr>
              <w:pBdr>
                <w:top w:val="nil"/>
                <w:left w:val="nil"/>
                <w:bottom w:val="nil"/>
                <w:right w:val="nil"/>
                <w:between w:val="nil"/>
              </w:pBdr>
              <w:spacing w:line="240" w:lineRule="auto"/>
              <w:jc w:val="both"/>
              <w:rPr>
                <w:color w:val="000000"/>
              </w:rPr>
            </w:pPr>
            <w:r w:rsidRPr="00B0262E">
              <w:rPr>
                <w:b/>
                <w:i/>
                <w:iCs/>
                <w:color w:val="000000"/>
              </w:rPr>
              <w:t>Draw.io</w:t>
            </w:r>
            <w:r w:rsidR="00F9437A" w:rsidRPr="00B0262E">
              <w:rPr>
                <w:color w:val="000000"/>
              </w:rPr>
              <w:t>:</w:t>
            </w:r>
            <w:r w:rsidRPr="00B0262E">
              <w:rPr>
                <w:color w:val="000000"/>
              </w:rPr>
              <w:t xml:space="preserve"> es una herramienta </w:t>
            </w:r>
            <w:proofErr w:type="spellStart"/>
            <w:r w:rsidRPr="00B0262E">
              <w:rPr>
                <w:i/>
                <w:iCs/>
                <w:color w:val="000000"/>
              </w:rPr>
              <w:t>opensource</w:t>
            </w:r>
            <w:proofErr w:type="spellEnd"/>
            <w:r w:rsidRPr="00B0262E">
              <w:rPr>
                <w:color w:val="000000"/>
              </w:rPr>
              <w:t xml:space="preserve"> creada para construir diagramas en la red, facilita la integración con múltiples plataformas y programas. Su funcionamiento es por medio de un navegador </w:t>
            </w:r>
            <w:r w:rsidRPr="00B0262E">
              <w:rPr>
                <w:i/>
                <w:iCs/>
                <w:color w:val="000000"/>
              </w:rPr>
              <w:t>web</w:t>
            </w:r>
            <w:r w:rsidRPr="00B0262E">
              <w:rPr>
                <w:color w:val="000000"/>
              </w:rPr>
              <w:t xml:space="preserve">, de fácil funcionamiento y </w:t>
            </w:r>
            <w:r w:rsidR="00205E41" w:rsidRPr="00B0262E">
              <w:rPr>
                <w:color w:val="000000"/>
              </w:rPr>
              <w:t xml:space="preserve">es </w:t>
            </w:r>
            <w:r w:rsidRPr="00B0262E">
              <w:rPr>
                <w:color w:val="000000"/>
              </w:rPr>
              <w:t>muy intuitiva</w:t>
            </w:r>
            <w:r w:rsidR="00205E41" w:rsidRPr="00B0262E">
              <w:rPr>
                <w:color w:val="000000"/>
              </w:rPr>
              <w:t>,</w:t>
            </w:r>
            <w:r w:rsidR="00DB0A05" w:rsidRPr="00B0262E">
              <w:rPr>
                <w:color w:val="000000"/>
              </w:rPr>
              <w:t xml:space="preserve"> </w:t>
            </w:r>
            <w:r w:rsidRPr="00B0262E">
              <w:rPr>
                <w:color w:val="000000"/>
              </w:rPr>
              <w:t>cread</w:t>
            </w:r>
            <w:r w:rsidR="00205E41" w:rsidRPr="00B0262E">
              <w:rPr>
                <w:color w:val="000000"/>
              </w:rPr>
              <w:t>a</w:t>
            </w:r>
            <w:r w:rsidRPr="00B0262E">
              <w:rPr>
                <w:color w:val="000000"/>
              </w:rPr>
              <w:t xml:space="preserve"> por Google. La página oficial es: </w:t>
            </w:r>
            <w:hyperlink r:id="rId63">
              <w:r w:rsidRPr="00B0262E">
                <w:rPr>
                  <w:color w:val="0000FF"/>
                  <w:u w:val="single"/>
                </w:rPr>
                <w:t>https://app.diagrams.net/</w:t>
              </w:r>
            </w:hyperlink>
          </w:p>
          <w:p w14:paraId="00000279" w14:textId="77777777" w:rsidR="003D7D50" w:rsidRPr="00B0262E" w:rsidRDefault="003D7D50">
            <w:pPr>
              <w:pBdr>
                <w:top w:val="nil"/>
                <w:left w:val="nil"/>
                <w:bottom w:val="nil"/>
                <w:right w:val="nil"/>
                <w:between w:val="nil"/>
              </w:pBdr>
              <w:spacing w:line="240" w:lineRule="auto"/>
              <w:ind w:left="1440"/>
              <w:jc w:val="both"/>
              <w:rPr>
                <w:b/>
                <w:color w:val="000000"/>
              </w:rPr>
            </w:pPr>
          </w:p>
          <w:p w14:paraId="0000027A" w14:textId="621C4A22" w:rsidR="003D7D50" w:rsidRPr="00B0262E" w:rsidRDefault="00DB0A05">
            <w:pPr>
              <w:pBdr>
                <w:top w:val="nil"/>
                <w:left w:val="nil"/>
                <w:bottom w:val="nil"/>
                <w:right w:val="nil"/>
                <w:between w:val="nil"/>
              </w:pBdr>
              <w:spacing w:after="120" w:line="240" w:lineRule="auto"/>
              <w:ind w:left="1440"/>
              <w:jc w:val="both"/>
              <w:rPr>
                <w:color w:val="000000"/>
              </w:rPr>
            </w:pPr>
            <w:r w:rsidRPr="00B0262E">
              <w:rPr>
                <w:color w:val="000000"/>
              </w:rPr>
              <w:t xml:space="preserve">Es importante visualizar el siguiente video, en donde se explica la construcción Modelo Entidad / Relación por medio de la herramienta </w:t>
            </w:r>
            <w:r w:rsidRPr="00B0262E">
              <w:rPr>
                <w:i/>
                <w:iCs/>
                <w:color w:val="000000"/>
              </w:rPr>
              <w:t>Draw.io:</w:t>
            </w:r>
          </w:p>
          <w:p w14:paraId="0000027B" w14:textId="372F58F9" w:rsidR="003D7D50" w:rsidRPr="00B0262E" w:rsidRDefault="00000000">
            <w:pPr>
              <w:spacing w:after="120" w:line="240" w:lineRule="auto"/>
              <w:ind w:left="3297"/>
              <w:jc w:val="both"/>
            </w:pPr>
            <w:sdt>
              <w:sdtPr>
                <w:tag w:val="goog_rdk_3"/>
                <w:id w:val="-419332667"/>
                <w:showingPlcHdr/>
              </w:sdtPr>
              <w:sdtContent>
                <w:r w:rsidR="00DB0A05" w:rsidRPr="00B0262E">
                  <w:t xml:space="preserve">     </w:t>
                </w:r>
              </w:sdtContent>
            </w:sdt>
            <w:r w:rsidRPr="00B0262E">
              <w:rPr>
                <w:noProof/>
              </w:rPr>
              <mc:AlternateContent>
                <mc:Choice Requires="wps">
                  <w:drawing>
                    <wp:inline distT="0" distB="0" distL="0" distR="0" wp14:anchorId="076444A8" wp14:editId="2CAA9F4C">
                      <wp:extent cx="4543425" cy="657225"/>
                      <wp:effectExtent l="0" t="0" r="0" b="0"/>
                      <wp:docPr id="132" name="Rectángulo 132"/>
                      <wp:cNvGraphicFramePr/>
                      <a:graphic xmlns:a="http://schemas.openxmlformats.org/drawingml/2006/main">
                        <a:graphicData uri="http://schemas.microsoft.com/office/word/2010/wordprocessingShape">
                          <wps:wsp>
                            <wps:cNvSpPr/>
                            <wps:spPr>
                              <a:xfrm>
                                <a:off x="3079050" y="3456150"/>
                                <a:ext cx="4533900" cy="647700"/>
                              </a:xfrm>
                              <a:prstGeom prst="rect">
                                <a:avLst/>
                              </a:prstGeom>
                              <a:solidFill>
                                <a:schemeClr val="accent6"/>
                              </a:solidFill>
                              <a:ln>
                                <a:noFill/>
                              </a:ln>
                            </wps:spPr>
                            <wps:txbx>
                              <w:txbxContent>
                                <w:p w14:paraId="7A362D17" w14:textId="77777777" w:rsidR="003D7D50" w:rsidRDefault="00000000">
                                  <w:pPr>
                                    <w:spacing w:line="275" w:lineRule="auto"/>
                                    <w:jc w:val="center"/>
                                    <w:textDirection w:val="btLr"/>
                                  </w:pPr>
                                  <w:r>
                                    <w:rPr>
                                      <w:color w:val="000000"/>
                                    </w:rPr>
                                    <w:t>Video experto</w:t>
                                  </w:r>
                                </w:p>
                                <w:p w14:paraId="0B6CB95B" w14:textId="77777777" w:rsidR="003D7D50" w:rsidRDefault="00000000">
                                  <w:pPr>
                                    <w:spacing w:line="275" w:lineRule="auto"/>
                                    <w:jc w:val="center"/>
                                    <w:textDirection w:val="btLr"/>
                                  </w:pPr>
                                  <w:r>
                                    <w:rPr>
                                      <w:color w:val="000000"/>
                                    </w:rPr>
                                    <w:t>ConstruccionModeloER</w:t>
                                  </w:r>
                                </w:p>
                              </w:txbxContent>
                            </wps:txbx>
                            <wps:bodyPr spcFirstLastPara="1" wrap="square" lIns="91425" tIns="45700" rIns="91425" bIns="45700" anchor="ctr" anchorCtr="0">
                              <a:noAutofit/>
                            </wps:bodyPr>
                          </wps:wsp>
                        </a:graphicData>
                      </a:graphic>
                    </wp:inline>
                  </w:drawing>
                </mc:Choice>
                <mc:Fallback>
                  <w:pict>
                    <v:rect w14:anchorId="076444A8" id="Rectángulo 132" o:spid="_x0000_s1038" style="width:357.75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" fillcolor="#f79646 [3209]" stroked="f">
                      <v:textbox inset="2.53958mm,1.2694mm,2.53958mm,1.2694mm">
                        <w:txbxContent>
                          <w:p w14:paraId="7A362D17" w14:textId="77777777" w:rsidR="003D7D50" w:rsidRDefault="00000000">
                            <w:pPr>
                              <w:spacing w:line="275" w:lineRule="auto"/>
                              <w:jc w:val="center"/>
                              <w:textDirection w:val="btLr"/>
                            </w:pPr>
                            <w:r>
                              <w:rPr>
                                <w:color w:val="000000"/>
                              </w:rPr>
                              <w:t>Video experto</w:t>
                            </w:r>
                          </w:p>
                          <w:p w14:paraId="0B6CB95B" w14:textId="77777777" w:rsidR="003D7D50" w:rsidRDefault="00000000">
                            <w:pPr>
                              <w:spacing w:line="275" w:lineRule="auto"/>
                              <w:jc w:val="center"/>
                              <w:textDirection w:val="btLr"/>
                            </w:pPr>
                            <w:r>
                              <w:rPr>
                                <w:color w:val="000000"/>
                              </w:rPr>
                              <w:t>ConstruccionModeloER</w:t>
                            </w:r>
                          </w:p>
                        </w:txbxContent>
                      </v:textbox>
                      <w10:anchorlock/>
                    </v:rect>
                  </w:pict>
                </mc:Fallback>
              </mc:AlternateContent>
            </w:r>
          </w:p>
          <w:p w14:paraId="0000027C" w14:textId="77777777" w:rsidR="003D7D50" w:rsidRPr="00B0262E" w:rsidRDefault="00000000">
            <w:pPr>
              <w:spacing w:after="120" w:line="240" w:lineRule="auto"/>
              <w:jc w:val="both"/>
            </w:pPr>
            <w:r w:rsidRPr="00B0262E">
              <w:t>Herramientas locales (PC):</w:t>
            </w:r>
          </w:p>
          <w:p w14:paraId="0000027D" w14:textId="517B26F6" w:rsidR="003D7D50" w:rsidRPr="00B0262E" w:rsidRDefault="00000000">
            <w:pPr>
              <w:numPr>
                <w:ilvl w:val="0"/>
                <w:numId w:val="4"/>
              </w:numPr>
              <w:pBdr>
                <w:top w:val="nil"/>
                <w:left w:val="nil"/>
                <w:bottom w:val="nil"/>
                <w:right w:val="nil"/>
                <w:between w:val="nil"/>
              </w:pBdr>
              <w:spacing w:line="240" w:lineRule="auto"/>
              <w:jc w:val="both"/>
              <w:rPr>
                <w:color w:val="000000"/>
              </w:rPr>
            </w:pPr>
            <w:proofErr w:type="spellStart"/>
            <w:r w:rsidRPr="00B0262E">
              <w:rPr>
                <w:b/>
                <w:i/>
                <w:iCs/>
                <w:color w:val="000000"/>
              </w:rPr>
              <w:t>StarUML</w:t>
            </w:r>
            <w:proofErr w:type="spellEnd"/>
            <w:r w:rsidR="00DB0A05" w:rsidRPr="00B0262E">
              <w:rPr>
                <w:b/>
                <w:color w:val="000000"/>
              </w:rPr>
              <w:t>:</w:t>
            </w:r>
            <w:r w:rsidRPr="00B0262E">
              <w:rPr>
                <w:color w:val="000000"/>
              </w:rPr>
              <w:t xml:space="preserve"> es una herramienta para modelado de diagramas bajo el estándar de UML, es multiplataforma, un </w:t>
            </w:r>
            <w:r w:rsidRPr="00B0262E">
              <w:rPr>
                <w:i/>
                <w:iCs/>
                <w:color w:val="000000"/>
              </w:rPr>
              <w:t xml:space="preserve">software </w:t>
            </w:r>
            <w:r w:rsidRPr="00B0262E">
              <w:rPr>
                <w:color w:val="000000"/>
              </w:rPr>
              <w:t xml:space="preserve">muy versátil que permite un modelo ágil. La página oficial es </w:t>
            </w:r>
            <w:hyperlink r:id="rId64">
              <w:r w:rsidRPr="00B0262E">
                <w:rPr>
                  <w:color w:val="0000FF"/>
                  <w:u w:val="single"/>
                </w:rPr>
                <w:t>https://app.diagrams.net/</w:t>
              </w:r>
            </w:hyperlink>
          </w:p>
          <w:p w14:paraId="0000027E" w14:textId="1FFE0689" w:rsidR="003D7D50" w:rsidRPr="00B0262E" w:rsidRDefault="00000000">
            <w:pPr>
              <w:numPr>
                <w:ilvl w:val="0"/>
                <w:numId w:val="4"/>
              </w:numPr>
              <w:pBdr>
                <w:top w:val="nil"/>
                <w:left w:val="nil"/>
                <w:bottom w:val="nil"/>
                <w:right w:val="nil"/>
                <w:between w:val="nil"/>
              </w:pBdr>
              <w:spacing w:after="120" w:line="240" w:lineRule="auto"/>
              <w:jc w:val="both"/>
              <w:rPr>
                <w:color w:val="000000"/>
              </w:rPr>
            </w:pPr>
            <w:proofErr w:type="spellStart"/>
            <w:r w:rsidRPr="00B0262E">
              <w:rPr>
                <w:b/>
                <w:i/>
                <w:iCs/>
                <w:color w:val="000000"/>
              </w:rPr>
              <w:t>WhiteStarUML</w:t>
            </w:r>
            <w:proofErr w:type="spellEnd"/>
            <w:r w:rsidR="00DB0A05" w:rsidRPr="00B0262E">
              <w:rPr>
                <w:color w:val="000000"/>
              </w:rPr>
              <w:t>:</w:t>
            </w:r>
            <w:r w:rsidRPr="00B0262E">
              <w:rPr>
                <w:color w:val="000000"/>
              </w:rPr>
              <w:t xml:space="preserve"> es una herramienta de código abierto creado para la plataforma </w:t>
            </w:r>
            <w:r w:rsidRPr="00B0262E">
              <w:rPr>
                <w:i/>
                <w:iCs/>
                <w:color w:val="000000"/>
              </w:rPr>
              <w:t>Windows</w:t>
            </w:r>
            <w:r w:rsidRPr="00B0262E">
              <w:rPr>
                <w:color w:val="000000"/>
              </w:rPr>
              <w:t xml:space="preserve"> diseñada especialmente para construir diagramas UML. La página oficial del sitio para su descarga es </w:t>
            </w:r>
            <w:hyperlink r:id="rId65">
              <w:r w:rsidRPr="00B0262E">
                <w:rPr>
                  <w:color w:val="0000FF"/>
                  <w:u w:val="single"/>
                </w:rPr>
                <w:t>https://sourceforge.net/projects/whitestaruml/</w:t>
              </w:r>
            </w:hyperlink>
          </w:p>
          <w:p w14:paraId="0000027F" w14:textId="77777777" w:rsidR="003D7D50" w:rsidRPr="00B0262E" w:rsidRDefault="003D7D50">
            <w:pPr>
              <w:spacing w:after="120" w:line="240" w:lineRule="auto"/>
              <w:jc w:val="both"/>
            </w:pPr>
          </w:p>
          <w:p w14:paraId="00000280" w14:textId="77777777" w:rsidR="003D7D50" w:rsidRPr="00B0262E" w:rsidRDefault="00000000">
            <w:pPr>
              <w:spacing w:after="120" w:line="240" w:lineRule="auto"/>
              <w:jc w:val="both"/>
              <w:rPr>
                <w:b/>
              </w:rPr>
            </w:pPr>
            <w:r w:rsidRPr="00B0262E">
              <w:rPr>
                <w:b/>
              </w:rPr>
              <w:t>Documentación del modelo de datos</w:t>
            </w:r>
          </w:p>
          <w:p w14:paraId="00000281" w14:textId="6F4D742F" w:rsidR="003D7D50" w:rsidRPr="00B0262E" w:rsidRDefault="00000000">
            <w:pPr>
              <w:spacing w:after="120" w:line="240" w:lineRule="auto"/>
              <w:jc w:val="both"/>
            </w:pPr>
            <w:r w:rsidRPr="00B0262E">
              <w:t xml:space="preserve">La respectiva documentación del modelado de los datos se realiza por medio del “Diccionario de </w:t>
            </w:r>
            <w:r w:rsidR="00BB0737" w:rsidRPr="00B0262E">
              <w:t>d</w:t>
            </w:r>
            <w:r w:rsidRPr="00B0262E">
              <w:t>atos”, es de vital importancia llevar un control de cambios y su respectiva actualización, con el objetivo de mantener alineado</w:t>
            </w:r>
            <w:r w:rsidR="006662A0" w:rsidRPr="00B0262E">
              <w:t>s</w:t>
            </w:r>
            <w:r w:rsidRPr="00B0262E">
              <w:t xml:space="preserve"> todos los procesos en la organización.</w:t>
            </w:r>
          </w:p>
          <w:p w14:paraId="00000282" w14:textId="77777777" w:rsidR="003D7D50" w:rsidRPr="00B0262E" w:rsidRDefault="003D7D50">
            <w:pPr>
              <w:spacing w:after="120" w:line="240" w:lineRule="auto"/>
              <w:ind w:left="720"/>
              <w:jc w:val="both"/>
            </w:pPr>
          </w:p>
          <w:p w14:paraId="00000283" w14:textId="77777777" w:rsidR="003D7D50" w:rsidRPr="00B0262E" w:rsidRDefault="00000000">
            <w:pPr>
              <w:spacing w:after="120" w:line="240" w:lineRule="auto"/>
              <w:jc w:val="both"/>
              <w:rPr>
                <w:b/>
              </w:rPr>
            </w:pPr>
            <w:r w:rsidRPr="00B0262E">
              <w:rPr>
                <w:b/>
              </w:rPr>
              <w:t>Diccionario de datos</w:t>
            </w:r>
          </w:p>
          <w:p w14:paraId="5C465192" w14:textId="1AFA6802" w:rsidR="000C60E8" w:rsidRPr="00B0262E" w:rsidRDefault="00000000">
            <w:pPr>
              <w:spacing w:after="120" w:line="240" w:lineRule="auto"/>
              <w:jc w:val="both"/>
            </w:pPr>
            <w:r w:rsidRPr="00B0262E">
              <w:t>Es un conjunto de descripciones que comprende las características lógicas y puntuales de los datos que se van a implementar en el sistema, incluyendo nombre, contenido, alias y organización.</w:t>
            </w:r>
            <w:r w:rsidR="000C60E8" w:rsidRPr="00B0262E">
              <w:t xml:space="preserve"> Este identifica plenamente donde se implementan los datos y los sitios donde se requiere el acceso de forma eficiente, se construye durante el análisis del flujo de datos y, sirve de apoyo a los diferentes analistas que participan en los requerimientos del sistema. </w:t>
            </w:r>
          </w:p>
          <w:p w14:paraId="00000287" w14:textId="73E611D0" w:rsidR="003D7D50" w:rsidRPr="00B0262E" w:rsidRDefault="00000000">
            <w:pPr>
              <w:spacing w:after="120" w:line="240" w:lineRule="auto"/>
              <w:jc w:val="both"/>
            </w:pPr>
            <w:r w:rsidRPr="00B0262E">
              <w:t>En un diccionario de datos se encuentra alojado cada uno de los elementos que forman parte del flujo de los datos del sistema. Además, almacena cada detalle y descripción de los diferentes datos implementados.</w:t>
            </w:r>
          </w:p>
          <w:p w14:paraId="00000288" w14:textId="77777777" w:rsidR="003D7D50" w:rsidRPr="00B0262E" w:rsidRDefault="00000000">
            <w:pPr>
              <w:spacing w:after="120" w:line="240" w:lineRule="auto"/>
              <w:jc w:val="both"/>
              <w:rPr>
                <w:b/>
              </w:rPr>
            </w:pPr>
            <w:r w:rsidRPr="00B0262E">
              <w:rPr>
                <w:b/>
              </w:rPr>
              <w:t>Características</w:t>
            </w:r>
          </w:p>
          <w:p w14:paraId="00000289" w14:textId="5919BEEE" w:rsidR="003D7D50" w:rsidRPr="00B0262E" w:rsidRDefault="00000000">
            <w:pPr>
              <w:numPr>
                <w:ilvl w:val="2"/>
                <w:numId w:val="9"/>
              </w:numPr>
              <w:pBdr>
                <w:top w:val="nil"/>
                <w:left w:val="nil"/>
                <w:bottom w:val="nil"/>
                <w:right w:val="nil"/>
                <w:between w:val="nil"/>
              </w:pBdr>
              <w:spacing w:line="240" w:lineRule="auto"/>
              <w:ind w:left="567"/>
              <w:jc w:val="both"/>
              <w:rPr>
                <w:color w:val="000000"/>
              </w:rPr>
            </w:pPr>
            <w:r w:rsidRPr="00B0262E">
              <w:rPr>
                <w:b/>
                <w:bCs/>
                <w:color w:val="000000"/>
              </w:rPr>
              <w:t>Registra transacciones:</w:t>
            </w:r>
            <w:r w:rsidRPr="00B0262E">
              <w:rPr>
                <w:color w:val="000000"/>
              </w:rPr>
              <w:t xml:space="preserve"> registra las actividades que realiza la empresa mientras opera el sistema</w:t>
            </w:r>
            <w:r w:rsidR="00824D55" w:rsidRPr="00B0262E">
              <w:rPr>
                <w:color w:val="000000"/>
              </w:rPr>
              <w:t>.</w:t>
            </w:r>
          </w:p>
          <w:p w14:paraId="0000028A" w14:textId="1374D0AC" w:rsidR="003D7D50" w:rsidRPr="00B0262E" w:rsidRDefault="00000000">
            <w:pPr>
              <w:numPr>
                <w:ilvl w:val="2"/>
                <w:numId w:val="9"/>
              </w:numPr>
              <w:pBdr>
                <w:top w:val="nil"/>
                <w:left w:val="nil"/>
                <w:bottom w:val="nil"/>
                <w:right w:val="nil"/>
                <w:between w:val="nil"/>
              </w:pBdr>
              <w:spacing w:line="240" w:lineRule="auto"/>
              <w:ind w:left="567"/>
              <w:jc w:val="both"/>
              <w:rPr>
                <w:color w:val="000000"/>
              </w:rPr>
            </w:pPr>
            <w:r w:rsidRPr="00B0262E">
              <w:rPr>
                <w:b/>
                <w:bCs/>
                <w:color w:val="000000"/>
              </w:rPr>
              <w:t>Preguntas:</w:t>
            </w:r>
            <w:r w:rsidRPr="00B0262E">
              <w:rPr>
                <w:color w:val="000000"/>
              </w:rPr>
              <w:t xml:space="preserve"> solicitudes de procesamiento y recuperación de la información para generar una respuesta</w:t>
            </w:r>
            <w:r w:rsidR="00824D55" w:rsidRPr="00B0262E">
              <w:rPr>
                <w:color w:val="000000"/>
              </w:rPr>
              <w:t>.</w:t>
            </w:r>
          </w:p>
          <w:p w14:paraId="0000028B" w14:textId="5F6D9854" w:rsidR="003D7D50" w:rsidRPr="00B0262E" w:rsidRDefault="00000000">
            <w:pPr>
              <w:numPr>
                <w:ilvl w:val="2"/>
                <w:numId w:val="9"/>
              </w:numPr>
              <w:pBdr>
                <w:top w:val="nil"/>
                <w:left w:val="nil"/>
                <w:bottom w:val="nil"/>
                <w:right w:val="nil"/>
                <w:between w:val="nil"/>
              </w:pBdr>
              <w:spacing w:line="240" w:lineRule="auto"/>
              <w:ind w:left="567"/>
              <w:jc w:val="both"/>
              <w:rPr>
                <w:color w:val="000000"/>
              </w:rPr>
            </w:pPr>
            <w:r w:rsidRPr="00B0262E">
              <w:rPr>
                <w:b/>
                <w:bCs/>
                <w:color w:val="000000"/>
              </w:rPr>
              <w:t>Bases de datos y archivos:</w:t>
            </w:r>
            <w:r w:rsidRPr="00B0262E">
              <w:rPr>
                <w:color w:val="000000"/>
              </w:rPr>
              <w:t xml:space="preserve"> se detallan las transacciones y registros que son cruciales para la organización</w:t>
            </w:r>
            <w:r w:rsidR="00824D55" w:rsidRPr="00B0262E">
              <w:rPr>
                <w:color w:val="000000"/>
              </w:rPr>
              <w:t>.</w:t>
            </w:r>
          </w:p>
          <w:p w14:paraId="0000028C" w14:textId="037615F4" w:rsidR="003D7D50" w:rsidRPr="00B0262E" w:rsidRDefault="00000000">
            <w:pPr>
              <w:numPr>
                <w:ilvl w:val="2"/>
                <w:numId w:val="9"/>
              </w:numPr>
              <w:pBdr>
                <w:top w:val="nil"/>
                <w:left w:val="nil"/>
                <w:bottom w:val="nil"/>
                <w:right w:val="nil"/>
                <w:between w:val="nil"/>
              </w:pBdr>
              <w:spacing w:line="240" w:lineRule="auto"/>
              <w:ind w:left="567"/>
              <w:jc w:val="both"/>
              <w:rPr>
                <w:color w:val="000000"/>
              </w:rPr>
            </w:pPr>
            <w:r w:rsidRPr="00B0262E">
              <w:rPr>
                <w:b/>
                <w:bCs/>
                <w:color w:val="000000"/>
              </w:rPr>
              <w:t>Capacidad del sistema</w:t>
            </w:r>
            <w:r w:rsidRPr="00B0262E">
              <w:rPr>
                <w:color w:val="000000"/>
              </w:rPr>
              <w:t>: habilidades del sistema para realizar, almacenar y procesar transacciones y datos</w:t>
            </w:r>
            <w:r w:rsidR="00824D55" w:rsidRPr="00B0262E">
              <w:rPr>
                <w:color w:val="000000"/>
              </w:rPr>
              <w:t>.</w:t>
            </w:r>
          </w:p>
          <w:p w14:paraId="0000028D" w14:textId="77777777" w:rsidR="003D7D50" w:rsidRPr="00B0262E" w:rsidRDefault="003D7D50">
            <w:pPr>
              <w:pBdr>
                <w:top w:val="nil"/>
                <w:left w:val="nil"/>
                <w:bottom w:val="nil"/>
                <w:right w:val="nil"/>
                <w:between w:val="nil"/>
              </w:pBdr>
              <w:spacing w:after="120" w:line="240" w:lineRule="auto"/>
              <w:ind w:left="2160"/>
              <w:jc w:val="both"/>
              <w:rPr>
                <w:color w:val="000000"/>
              </w:rPr>
            </w:pPr>
          </w:p>
          <w:p w14:paraId="0000028E" w14:textId="77777777" w:rsidR="003D7D50" w:rsidRPr="00B0262E" w:rsidRDefault="00000000">
            <w:pPr>
              <w:spacing w:after="120" w:line="240" w:lineRule="auto"/>
              <w:jc w:val="both"/>
              <w:rPr>
                <w:b/>
              </w:rPr>
            </w:pPr>
            <w:r w:rsidRPr="00B0262E">
              <w:rPr>
                <w:b/>
              </w:rPr>
              <w:t>Estructura</w:t>
            </w:r>
          </w:p>
          <w:p w14:paraId="0000028F" w14:textId="4593BCF4" w:rsidR="003D7D50" w:rsidRPr="00B0262E" w:rsidRDefault="00000000">
            <w:pPr>
              <w:spacing w:after="120" w:line="240" w:lineRule="auto"/>
              <w:jc w:val="both"/>
            </w:pPr>
            <w:r w:rsidRPr="00B0262E">
              <w:t>Contenido de un registro del diccionario; el diccionario contiene dos tipos</w:t>
            </w:r>
            <w:r w:rsidR="00136CD2" w:rsidRPr="00B0262E">
              <w:t xml:space="preserve"> de</w:t>
            </w:r>
            <w:r w:rsidRPr="00B0262E">
              <w:t xml:space="preserve"> descripciones para el flujo de datos del sistema:</w:t>
            </w:r>
          </w:p>
          <w:p w14:paraId="00000290" w14:textId="77777777" w:rsidR="003D7D50" w:rsidRPr="00B0262E" w:rsidRDefault="003D7D50">
            <w:pPr>
              <w:pBdr>
                <w:top w:val="nil"/>
                <w:left w:val="nil"/>
                <w:bottom w:val="nil"/>
                <w:right w:val="nil"/>
                <w:between w:val="nil"/>
              </w:pBdr>
              <w:spacing w:line="240" w:lineRule="auto"/>
              <w:ind w:left="2160"/>
              <w:jc w:val="both"/>
              <w:rPr>
                <w:color w:val="000000"/>
              </w:rPr>
            </w:pPr>
          </w:p>
          <w:p w14:paraId="00000291" w14:textId="6434DF58" w:rsidR="003D7D50" w:rsidRPr="00B0262E" w:rsidRDefault="00000000">
            <w:pPr>
              <w:numPr>
                <w:ilvl w:val="2"/>
                <w:numId w:val="11"/>
              </w:numPr>
              <w:pBdr>
                <w:top w:val="nil"/>
                <w:left w:val="nil"/>
                <w:bottom w:val="nil"/>
                <w:right w:val="nil"/>
                <w:between w:val="nil"/>
              </w:pBdr>
              <w:spacing w:line="240" w:lineRule="auto"/>
              <w:ind w:left="567"/>
              <w:jc w:val="both"/>
              <w:rPr>
                <w:color w:val="000000"/>
              </w:rPr>
            </w:pPr>
            <w:r w:rsidRPr="00B0262E">
              <w:rPr>
                <w:b/>
                <w:color w:val="000000"/>
              </w:rPr>
              <w:t>Elemento dato:</w:t>
            </w:r>
            <w:r w:rsidRPr="00B0262E">
              <w:rPr>
                <w:color w:val="000000"/>
              </w:rPr>
              <w:t xml:space="preserve"> son los bloques principales para todos los demás datos del sistema. Se agrupan para dar forma a la estructura de datos</w:t>
            </w:r>
            <w:r w:rsidR="00824D55" w:rsidRPr="00B0262E">
              <w:rPr>
                <w:color w:val="000000"/>
              </w:rPr>
              <w:t>.</w:t>
            </w:r>
          </w:p>
          <w:p w14:paraId="00000292" w14:textId="6CB7BDD8" w:rsidR="003D7D50" w:rsidRPr="00B0262E" w:rsidRDefault="00000000">
            <w:pPr>
              <w:numPr>
                <w:ilvl w:val="2"/>
                <w:numId w:val="11"/>
              </w:numPr>
              <w:pBdr>
                <w:top w:val="nil"/>
                <w:left w:val="nil"/>
                <w:bottom w:val="nil"/>
                <w:right w:val="nil"/>
                <w:between w:val="nil"/>
              </w:pBdr>
              <w:spacing w:line="240" w:lineRule="auto"/>
              <w:ind w:left="567"/>
              <w:jc w:val="both"/>
              <w:rPr>
                <w:color w:val="000000"/>
              </w:rPr>
            </w:pPr>
            <w:r w:rsidRPr="00B0262E">
              <w:rPr>
                <w:b/>
                <w:color w:val="000000"/>
              </w:rPr>
              <w:lastRenderedPageBreak/>
              <w:t>Descripción:</w:t>
            </w:r>
            <w:r w:rsidRPr="00B0262E">
              <w:rPr>
                <w:color w:val="000000"/>
              </w:rPr>
              <w:t xml:space="preserve"> cada registro en</w:t>
            </w:r>
            <w:r w:rsidR="000B7429" w:rsidRPr="00B0262E">
              <w:rPr>
                <w:color w:val="000000"/>
              </w:rPr>
              <w:t xml:space="preserve"> el</w:t>
            </w:r>
            <w:r w:rsidRPr="00B0262E">
              <w:rPr>
                <w:color w:val="000000"/>
              </w:rPr>
              <w:t xml:space="preserve"> diccionario</w:t>
            </w:r>
            <w:r w:rsidR="000B7429" w:rsidRPr="00B0262E">
              <w:rPr>
                <w:color w:val="000000"/>
              </w:rPr>
              <w:t>,</w:t>
            </w:r>
            <w:r w:rsidRPr="00B0262E">
              <w:rPr>
                <w:color w:val="000000"/>
              </w:rPr>
              <w:t xml:space="preserve"> consiste en un conjunto de detalles que representa la función de cada uno de los datos utilizados o producidos por el sistema</w:t>
            </w:r>
            <w:r w:rsidR="00824D55" w:rsidRPr="00B0262E">
              <w:rPr>
                <w:color w:val="000000"/>
              </w:rPr>
              <w:t>.</w:t>
            </w:r>
          </w:p>
          <w:p w14:paraId="00000293" w14:textId="77777777" w:rsidR="003D7D50" w:rsidRPr="00B0262E" w:rsidRDefault="003D7D50">
            <w:pPr>
              <w:pBdr>
                <w:top w:val="nil"/>
                <w:left w:val="nil"/>
                <w:bottom w:val="nil"/>
                <w:right w:val="nil"/>
                <w:between w:val="nil"/>
              </w:pBdr>
              <w:spacing w:after="120" w:line="240" w:lineRule="auto"/>
              <w:ind w:left="2160"/>
              <w:jc w:val="both"/>
              <w:rPr>
                <w:color w:val="000000"/>
              </w:rPr>
            </w:pPr>
          </w:p>
          <w:p w14:paraId="00000294" w14:textId="77777777" w:rsidR="003D7D50" w:rsidRPr="00B0262E" w:rsidRDefault="00000000">
            <w:pPr>
              <w:spacing w:after="120" w:line="240" w:lineRule="auto"/>
              <w:jc w:val="both"/>
            </w:pPr>
            <w:r w:rsidRPr="00B0262E">
              <w:t>Cada registro contiene:</w:t>
            </w:r>
          </w:p>
          <w:p w14:paraId="00000295" w14:textId="5FFB0592" w:rsidR="003D7D50" w:rsidRPr="00B0262E" w:rsidRDefault="00000000">
            <w:pPr>
              <w:numPr>
                <w:ilvl w:val="2"/>
                <w:numId w:val="13"/>
              </w:numPr>
              <w:pBdr>
                <w:top w:val="nil"/>
                <w:left w:val="nil"/>
                <w:bottom w:val="nil"/>
                <w:right w:val="nil"/>
                <w:between w:val="nil"/>
              </w:pBdr>
              <w:spacing w:line="240" w:lineRule="auto"/>
              <w:ind w:left="567"/>
              <w:jc w:val="both"/>
              <w:rPr>
                <w:color w:val="000000"/>
              </w:rPr>
            </w:pPr>
            <w:r w:rsidRPr="00B0262E">
              <w:rPr>
                <w:b/>
                <w:color w:val="000000"/>
              </w:rPr>
              <w:t>Nombre:</w:t>
            </w:r>
            <w:r w:rsidRPr="00B0262E">
              <w:rPr>
                <w:color w:val="000000"/>
              </w:rPr>
              <w:t xml:space="preserve"> para diferenciar un dato del otro</w:t>
            </w:r>
            <w:r w:rsidR="00824D55" w:rsidRPr="00B0262E">
              <w:rPr>
                <w:color w:val="000000"/>
              </w:rPr>
              <w:t>.</w:t>
            </w:r>
          </w:p>
          <w:p w14:paraId="00000296" w14:textId="3C11A6DA" w:rsidR="003D7D50" w:rsidRPr="00B0262E" w:rsidRDefault="00000000">
            <w:pPr>
              <w:numPr>
                <w:ilvl w:val="2"/>
                <w:numId w:val="13"/>
              </w:numPr>
              <w:pBdr>
                <w:top w:val="nil"/>
                <w:left w:val="nil"/>
                <w:bottom w:val="nil"/>
                <w:right w:val="nil"/>
                <w:between w:val="nil"/>
              </w:pBdr>
              <w:spacing w:line="240" w:lineRule="auto"/>
              <w:ind w:left="567"/>
              <w:jc w:val="both"/>
              <w:rPr>
                <w:color w:val="000000"/>
              </w:rPr>
            </w:pPr>
            <w:r w:rsidRPr="00B0262E">
              <w:rPr>
                <w:b/>
                <w:color w:val="000000"/>
              </w:rPr>
              <w:t>Descripción:</w:t>
            </w:r>
            <w:r w:rsidRPr="00B0262E">
              <w:rPr>
                <w:color w:val="000000"/>
              </w:rPr>
              <w:t xml:space="preserve"> conceptualiza lo que representa en el sistema</w:t>
            </w:r>
            <w:r w:rsidR="00824D55" w:rsidRPr="00B0262E">
              <w:rPr>
                <w:color w:val="000000"/>
              </w:rPr>
              <w:t>.</w:t>
            </w:r>
          </w:p>
          <w:p w14:paraId="00000297" w14:textId="0C3AD9DB" w:rsidR="003D7D50" w:rsidRPr="00B0262E" w:rsidRDefault="00000000">
            <w:pPr>
              <w:numPr>
                <w:ilvl w:val="2"/>
                <w:numId w:val="13"/>
              </w:numPr>
              <w:pBdr>
                <w:top w:val="nil"/>
                <w:left w:val="nil"/>
                <w:bottom w:val="nil"/>
                <w:right w:val="nil"/>
                <w:between w:val="nil"/>
              </w:pBdr>
              <w:spacing w:line="240" w:lineRule="auto"/>
              <w:ind w:left="567"/>
              <w:jc w:val="both"/>
              <w:rPr>
                <w:color w:val="000000"/>
              </w:rPr>
            </w:pPr>
            <w:r w:rsidRPr="00B0262E">
              <w:rPr>
                <w:b/>
                <w:color w:val="000000"/>
              </w:rPr>
              <w:t>Alias:</w:t>
            </w:r>
            <w:r w:rsidRPr="00B0262E">
              <w:rPr>
                <w:color w:val="000000"/>
              </w:rPr>
              <w:t xml:space="preserve"> porque un dato por lo general puede recibir varios nombres</w:t>
            </w:r>
            <w:r w:rsidR="00824D55" w:rsidRPr="00B0262E">
              <w:rPr>
                <w:color w:val="000000"/>
              </w:rPr>
              <w:t>.</w:t>
            </w:r>
          </w:p>
          <w:p w14:paraId="00000298" w14:textId="48C4662C" w:rsidR="003D7D50" w:rsidRPr="00B0262E" w:rsidRDefault="00000000">
            <w:pPr>
              <w:numPr>
                <w:ilvl w:val="2"/>
                <w:numId w:val="13"/>
              </w:numPr>
              <w:pBdr>
                <w:top w:val="nil"/>
                <w:left w:val="nil"/>
                <w:bottom w:val="nil"/>
                <w:right w:val="nil"/>
                <w:between w:val="nil"/>
              </w:pBdr>
              <w:spacing w:line="240" w:lineRule="auto"/>
              <w:ind w:left="567"/>
              <w:jc w:val="both"/>
              <w:rPr>
                <w:color w:val="000000"/>
              </w:rPr>
            </w:pPr>
            <w:r w:rsidRPr="00B0262E">
              <w:rPr>
                <w:b/>
                <w:color w:val="000000"/>
              </w:rPr>
              <w:t>Longitud:</w:t>
            </w:r>
            <w:r w:rsidRPr="00B0262E">
              <w:rPr>
                <w:color w:val="000000"/>
              </w:rPr>
              <w:t xml:space="preserve"> es vital conocer la cantidad de espacio necesario para el dato</w:t>
            </w:r>
            <w:r w:rsidR="00824D55" w:rsidRPr="00B0262E">
              <w:rPr>
                <w:color w:val="000000"/>
              </w:rPr>
              <w:t>.</w:t>
            </w:r>
          </w:p>
          <w:p w14:paraId="00000299" w14:textId="319087FE" w:rsidR="003D7D50" w:rsidRPr="00B0262E" w:rsidRDefault="00000000">
            <w:pPr>
              <w:numPr>
                <w:ilvl w:val="2"/>
                <w:numId w:val="13"/>
              </w:numPr>
              <w:pBdr>
                <w:top w:val="nil"/>
                <w:left w:val="nil"/>
                <w:bottom w:val="nil"/>
                <w:right w:val="nil"/>
                <w:between w:val="nil"/>
              </w:pBdr>
              <w:spacing w:line="240" w:lineRule="auto"/>
              <w:ind w:left="567"/>
              <w:jc w:val="both"/>
              <w:rPr>
                <w:color w:val="000000"/>
              </w:rPr>
            </w:pPr>
            <w:r w:rsidRPr="00B0262E">
              <w:rPr>
                <w:b/>
                <w:color w:val="000000"/>
              </w:rPr>
              <w:t>Valores de los datos:</w:t>
            </w:r>
            <w:r w:rsidRPr="00B0262E">
              <w:rPr>
                <w:color w:val="000000"/>
              </w:rPr>
              <w:t xml:space="preserve"> para saber qué tipo de dato se requiere para el dato</w:t>
            </w:r>
            <w:r w:rsidR="00824D55" w:rsidRPr="00B0262E">
              <w:rPr>
                <w:color w:val="000000"/>
              </w:rPr>
              <w:t>.</w:t>
            </w:r>
          </w:p>
          <w:p w14:paraId="0000029A" w14:textId="10BDE53B" w:rsidR="003D7D50" w:rsidRPr="00B0262E" w:rsidRDefault="00000000">
            <w:pPr>
              <w:numPr>
                <w:ilvl w:val="2"/>
                <w:numId w:val="13"/>
              </w:numPr>
              <w:pBdr>
                <w:top w:val="nil"/>
                <w:left w:val="nil"/>
                <w:bottom w:val="nil"/>
                <w:right w:val="nil"/>
                <w:between w:val="nil"/>
              </w:pBdr>
              <w:spacing w:after="120" w:line="240" w:lineRule="auto"/>
              <w:ind w:left="567"/>
              <w:jc w:val="both"/>
              <w:rPr>
                <w:color w:val="000000"/>
              </w:rPr>
            </w:pPr>
            <w:r w:rsidRPr="00B0262E">
              <w:rPr>
                <w:b/>
                <w:color w:val="000000"/>
              </w:rPr>
              <w:t>Estructura de los datos:</w:t>
            </w:r>
            <w:r w:rsidRPr="00B0262E">
              <w:rPr>
                <w:color w:val="000000"/>
              </w:rPr>
              <w:t xml:space="preserve"> es un grupo de datos que están relacionados con otros y que en conjunto describen un componente del sistema</w:t>
            </w:r>
            <w:r w:rsidR="00824D55" w:rsidRPr="00B0262E">
              <w:rPr>
                <w:color w:val="000000"/>
              </w:rPr>
              <w:t>.</w:t>
            </w:r>
          </w:p>
          <w:p w14:paraId="0000029B" w14:textId="07F746BB" w:rsidR="003D7D50" w:rsidRDefault="00000000">
            <w:pPr>
              <w:spacing w:after="120" w:line="240" w:lineRule="auto"/>
              <w:jc w:val="both"/>
            </w:pPr>
            <w:r w:rsidRPr="00B0262E">
              <w:t>Ejemplo de diccionario de datos:</w:t>
            </w:r>
          </w:p>
          <w:p w14:paraId="34612D7B" w14:textId="422560C9" w:rsidR="00EA3549" w:rsidRDefault="00EA3549">
            <w:pPr>
              <w:spacing w:after="120" w:line="240" w:lineRule="auto"/>
              <w:jc w:val="both"/>
            </w:pPr>
          </w:p>
          <w:p w14:paraId="2EFECD2C" w14:textId="68E13819" w:rsidR="00EA3549" w:rsidRDefault="00EA3549">
            <w:pPr>
              <w:spacing w:after="120" w:line="240" w:lineRule="auto"/>
              <w:jc w:val="both"/>
              <w:rPr>
                <w:ins w:id="50" w:author="USER" w:date="2022-09-08T16:02:00Z"/>
                <w:b/>
                <w:bCs/>
              </w:rPr>
            </w:pPr>
            <w:r w:rsidRPr="00E92458">
              <w:rPr>
                <w:b/>
                <w:bCs/>
              </w:rPr>
              <w:t>Tabla 7</w:t>
            </w:r>
          </w:p>
          <w:p w14:paraId="23320288" w14:textId="10597887" w:rsidR="00FA5466" w:rsidRPr="00E92458" w:rsidRDefault="00FA5466">
            <w:pPr>
              <w:spacing w:after="120" w:line="240" w:lineRule="auto"/>
              <w:jc w:val="both"/>
              <w:rPr>
                <w:b/>
                <w:bCs/>
              </w:rPr>
            </w:pPr>
            <w:r>
              <w:rPr>
                <w:i/>
                <w:iCs/>
              </w:rPr>
              <w:t>Ejemplo de diccionario de datos</w:t>
            </w:r>
          </w:p>
          <w:p w14:paraId="0000029D" w14:textId="3FB162F3" w:rsidR="003D7D50" w:rsidRPr="00B0262E" w:rsidRDefault="00000000">
            <w:pPr>
              <w:spacing w:after="120" w:line="240" w:lineRule="auto"/>
              <w:ind w:left="2160"/>
              <w:jc w:val="center"/>
            </w:pPr>
            <w:r w:rsidRPr="00B0262E">
              <w:rPr>
                <w:noProof/>
              </w:rPr>
              <w:drawing>
                <wp:inline distT="0" distB="0" distL="0" distR="0" wp14:anchorId="28ADFE47" wp14:editId="3600B133">
                  <wp:extent cx="4952282" cy="2652169"/>
                  <wp:effectExtent l="0" t="0" r="0" b="0"/>
                  <wp:docPr id="140" name="image5.gif" descr="Imagen"/>
                  <wp:cNvGraphicFramePr/>
                  <a:graphic xmlns:a="http://schemas.openxmlformats.org/drawingml/2006/main">
                    <a:graphicData uri="http://schemas.openxmlformats.org/drawingml/2006/picture">
                      <pic:pic xmlns:pic="http://schemas.openxmlformats.org/drawingml/2006/picture">
                        <pic:nvPicPr>
                          <pic:cNvPr id="0" name="image5.gif" descr="Imagen"/>
                          <pic:cNvPicPr preferRelativeResize="0"/>
                        </pic:nvPicPr>
                        <pic:blipFill>
                          <a:blip r:embed="rId66"/>
                          <a:srcRect/>
                          <a:stretch>
                            <a:fillRect/>
                          </a:stretch>
                        </pic:blipFill>
                        <pic:spPr>
                          <a:xfrm>
                            <a:off x="0" y="0"/>
                            <a:ext cx="4952282" cy="2652169"/>
                          </a:xfrm>
                          <a:prstGeom prst="rect">
                            <a:avLst/>
                          </a:prstGeom>
                          <a:ln/>
                        </pic:spPr>
                      </pic:pic>
                    </a:graphicData>
                  </a:graphic>
                </wp:inline>
              </w:drawing>
            </w:r>
          </w:p>
          <w:p w14:paraId="0000029E" w14:textId="2A5E51BE" w:rsidR="003D7D50" w:rsidRPr="00E92458" w:rsidRDefault="00A834E3">
            <w:pPr>
              <w:spacing w:after="120" w:line="240" w:lineRule="auto"/>
              <w:ind w:left="2160"/>
              <w:jc w:val="center"/>
              <w:rPr>
                <w:i/>
                <w:iCs/>
                <w:color w:val="0000FF"/>
                <w:u w:val="single"/>
              </w:rPr>
            </w:pPr>
            <w:r w:rsidRPr="00E92458">
              <w:rPr>
                <w:i/>
                <w:iCs/>
              </w:rPr>
              <w:t xml:space="preserve">Nota: </w:t>
            </w:r>
            <w:r>
              <w:t>tomado de:</w:t>
            </w:r>
            <w:r w:rsidRPr="00B0262E">
              <w:t xml:space="preserve"> </w:t>
            </w:r>
            <w:r>
              <w:t xml:space="preserve">Ingeniería de software (s/f). </w:t>
            </w:r>
            <w:r w:rsidRPr="00E92458">
              <w:rPr>
                <w:i/>
                <w:iCs/>
              </w:rPr>
              <w:t xml:space="preserve">Diccionario de datos de un </w:t>
            </w:r>
            <w:r w:rsidRPr="00A834E3">
              <w:rPr>
                <w:i/>
                <w:iCs/>
              </w:rPr>
              <w:t>software</w:t>
            </w:r>
            <w:r>
              <w:t xml:space="preserve">. </w:t>
            </w:r>
            <w:hyperlink r:id="rId67" w:history="1">
              <w:r w:rsidRPr="00E92458">
                <w:rPr>
                  <w:rStyle w:val="Hipervnculo"/>
                  <w:i/>
                  <w:iCs/>
                </w:rPr>
                <w:t>https://ingsoftware.weebly.com/diccionario-de-datos-de-un-software.html</w:t>
              </w:r>
            </w:hyperlink>
          </w:p>
          <w:p w14:paraId="0000029F" w14:textId="77777777" w:rsidR="003D7D50" w:rsidRPr="00B0262E" w:rsidRDefault="00000000">
            <w:pPr>
              <w:spacing w:after="120" w:line="240" w:lineRule="auto"/>
              <w:ind w:left="2160"/>
              <w:jc w:val="center"/>
            </w:pPr>
            <w:r w:rsidRPr="00E92458">
              <w:rPr>
                <w:color w:val="000000"/>
              </w:rPr>
              <w:lastRenderedPageBreak/>
              <w:t>228130_i29</w:t>
            </w:r>
          </w:p>
        </w:tc>
      </w:tr>
    </w:tbl>
    <w:p w14:paraId="000002A1" w14:textId="7FC7FE92" w:rsidR="003D7D50" w:rsidRDefault="003D7D50">
      <w:pPr>
        <w:spacing w:after="120" w:line="240" w:lineRule="auto"/>
        <w:jc w:val="both"/>
        <w:rPr>
          <w:ins w:id="51" w:author="ELSA CRISTINA ARENAS MARTINEZ" w:date="2022-09-20T17:47:00Z"/>
        </w:rPr>
      </w:pPr>
    </w:p>
    <w:tbl>
      <w:tblPr>
        <w:tblStyle w:val="Tablaconcuadrcula"/>
        <w:tblW w:w="0" w:type="auto"/>
        <w:tblLook w:val="04A0" w:firstRow="1" w:lastRow="0" w:firstColumn="1" w:lastColumn="0" w:noHBand="0" w:noVBand="1"/>
      </w:tblPr>
      <w:tblGrid>
        <w:gridCol w:w="15690"/>
      </w:tblGrid>
      <w:tr w:rsidR="00E31DCC" w:rsidRPr="00E31DCC" w14:paraId="207A540C" w14:textId="77777777" w:rsidTr="00947471">
        <w:trPr>
          <w:trHeight w:val="444"/>
          <w:ins w:id="52" w:author="ELSA CRISTINA ARENAS MARTINEZ" w:date="2022-09-20T17:51:00Z"/>
        </w:trPr>
        <w:tc>
          <w:tcPr>
            <w:tcW w:w="15692" w:type="dxa"/>
            <w:shd w:val="clear" w:color="auto" w:fill="8DB3E2" w:themeFill="text2" w:themeFillTint="66"/>
          </w:tcPr>
          <w:p w14:paraId="36B38822" w14:textId="77777777" w:rsidR="00E31DCC" w:rsidRPr="00E31DCC" w:rsidRDefault="00E31DCC" w:rsidP="00947471">
            <w:pPr>
              <w:pStyle w:val="Ttulo1"/>
              <w:jc w:val="center"/>
              <w:outlineLvl w:val="0"/>
              <w:rPr>
                <w:ins w:id="53" w:author="ELSA CRISTINA ARENAS MARTINEZ" w:date="2022-09-20T17:51:00Z"/>
                <w:sz w:val="32"/>
                <w:szCs w:val="32"/>
                <w:highlight w:val="yellow"/>
                <w:rPrChange w:id="54" w:author="ELSA CRISTINA ARENAS MARTINEZ" w:date="2022-09-20T17:52:00Z">
                  <w:rPr>
                    <w:ins w:id="55" w:author="ELSA CRISTINA ARENAS MARTINEZ" w:date="2022-09-20T17:51:00Z"/>
                    <w:sz w:val="32"/>
                    <w:szCs w:val="32"/>
                  </w:rPr>
                </w:rPrChange>
              </w:rPr>
            </w:pPr>
            <w:ins w:id="56" w:author="ELSA CRISTINA ARENAS MARTINEZ" w:date="2022-09-20T17:51:00Z">
              <w:r w:rsidRPr="00E31DCC">
                <w:rPr>
                  <w:sz w:val="32"/>
                  <w:szCs w:val="32"/>
                  <w:highlight w:val="yellow"/>
                  <w:rPrChange w:id="57" w:author="ELSA CRISTINA ARENAS MARTINEZ" w:date="2022-09-20T17:52:00Z">
                    <w:rPr>
                      <w:sz w:val="32"/>
                      <w:szCs w:val="32"/>
                    </w:rPr>
                  </w:rPrChange>
                </w:rPr>
                <w:t>Cuadro de texto</w:t>
              </w:r>
            </w:ins>
          </w:p>
        </w:tc>
      </w:tr>
      <w:tr w:rsidR="00E31DCC" w:rsidRPr="00E31DCC" w14:paraId="177C9F51" w14:textId="77777777" w:rsidTr="00947471">
        <w:trPr>
          <w:ins w:id="58" w:author="ELSA CRISTINA ARENAS MARTINEZ" w:date="2022-09-20T17:51:00Z"/>
        </w:trPr>
        <w:tc>
          <w:tcPr>
            <w:tcW w:w="15692" w:type="dxa"/>
          </w:tcPr>
          <w:p w14:paraId="0FF72615" w14:textId="77777777" w:rsidR="00E31DCC" w:rsidRPr="00E31DCC" w:rsidRDefault="00E31DCC" w:rsidP="00947471">
            <w:pPr>
              <w:rPr>
                <w:ins w:id="59" w:author="ELSA CRISTINA ARENAS MARTINEZ" w:date="2022-09-20T17:51:00Z"/>
                <w:color w:val="BFBFBF" w:themeColor="background1" w:themeShade="BF"/>
                <w:highlight w:val="yellow"/>
                <w:rPrChange w:id="60" w:author="ELSA CRISTINA ARENAS MARTINEZ" w:date="2022-09-20T17:52:00Z">
                  <w:rPr>
                    <w:ins w:id="61" w:author="ELSA CRISTINA ARENAS MARTINEZ" w:date="2022-09-20T17:51:00Z"/>
                    <w:color w:val="BFBFBF" w:themeColor="background1" w:themeShade="BF"/>
                  </w:rPr>
                </w:rPrChange>
              </w:rPr>
            </w:pPr>
            <w:ins w:id="62" w:author="ELSA CRISTINA ARENAS MARTINEZ" w:date="2022-09-20T17:51:00Z">
              <w:r w:rsidRPr="00E31DCC">
                <w:rPr>
                  <w:color w:val="000000"/>
                  <w:highlight w:val="yellow"/>
                  <w:rPrChange w:id="63" w:author="ELSA CRISTINA ARENAS MARTINEZ" w:date="2022-09-20T17:52:00Z">
                    <w:rPr>
                      <w:color w:val="000000"/>
                    </w:rPr>
                  </w:rPrChange>
                </w:rPr>
                <w:t>Recuerde explorar los demás recursos que están disponibles en este componente formativo, puede ubicarse en el menú principal en donde encontrará la síntesis, una actividad didáctica, material complementario, entre otros.   </w:t>
              </w:r>
            </w:ins>
          </w:p>
        </w:tc>
      </w:tr>
    </w:tbl>
    <w:p w14:paraId="367E3687" w14:textId="77777777" w:rsidR="00FB173C" w:rsidRPr="00B0262E" w:rsidRDefault="00FB173C">
      <w:pPr>
        <w:spacing w:after="120" w:line="240" w:lineRule="auto"/>
        <w:jc w:val="both"/>
      </w:pPr>
    </w:p>
    <w:p w14:paraId="000002A2" w14:textId="77777777" w:rsidR="003D7D50" w:rsidRPr="00B0262E" w:rsidRDefault="003D7D50">
      <w:pPr>
        <w:spacing w:after="120" w:line="240" w:lineRule="auto"/>
        <w:ind w:left="720"/>
        <w:jc w:val="both"/>
      </w:pPr>
    </w:p>
    <w:p w14:paraId="000002A3" w14:textId="5A40CE8F" w:rsidR="003D7D50" w:rsidRPr="00B0262E" w:rsidRDefault="00BC5802">
      <w:pPr>
        <w:spacing w:after="120" w:line="240" w:lineRule="auto"/>
        <w:rPr>
          <w:b/>
        </w:rPr>
      </w:pPr>
      <w:r w:rsidRPr="00B0262E">
        <w:rPr>
          <w:b/>
        </w:rPr>
        <w:t>Síntesis</w:t>
      </w:r>
    </w:p>
    <w:tbl>
      <w:tblPr>
        <w:tblStyle w:val="afd"/>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3568"/>
      </w:tblGrid>
      <w:tr w:rsidR="003D7D50" w:rsidRPr="00B0262E" w14:paraId="67C1CC1E" w14:textId="77777777">
        <w:tc>
          <w:tcPr>
            <w:tcW w:w="2122" w:type="dxa"/>
            <w:shd w:val="clear" w:color="auto" w:fill="C6D9F1"/>
          </w:tcPr>
          <w:p w14:paraId="000002A4" w14:textId="77777777" w:rsidR="003D7D50" w:rsidRPr="00B0262E" w:rsidRDefault="00000000">
            <w:pPr>
              <w:jc w:val="center"/>
              <w:rPr>
                <w:b/>
              </w:rPr>
            </w:pPr>
            <w:r w:rsidRPr="00B0262E">
              <w:rPr>
                <w:b/>
              </w:rPr>
              <w:t>Tipo de recurso</w:t>
            </w:r>
          </w:p>
        </w:tc>
        <w:tc>
          <w:tcPr>
            <w:tcW w:w="13568" w:type="dxa"/>
            <w:shd w:val="clear" w:color="auto" w:fill="C6D9F1"/>
          </w:tcPr>
          <w:p w14:paraId="000002A5" w14:textId="77777777" w:rsidR="003D7D50" w:rsidRPr="00B0262E" w:rsidRDefault="00000000">
            <w:pPr>
              <w:jc w:val="center"/>
            </w:pPr>
            <w:r w:rsidRPr="00B0262E">
              <w:t>Síntesis</w:t>
            </w:r>
          </w:p>
        </w:tc>
      </w:tr>
      <w:tr w:rsidR="003D7D50" w:rsidRPr="00B0262E" w14:paraId="10C098C8" w14:textId="77777777">
        <w:tc>
          <w:tcPr>
            <w:tcW w:w="15690" w:type="dxa"/>
            <w:gridSpan w:val="2"/>
          </w:tcPr>
          <w:p w14:paraId="000002A6" w14:textId="77777777" w:rsidR="003D7D50" w:rsidRPr="00B0262E" w:rsidRDefault="003D7D50">
            <w:pPr>
              <w:rPr>
                <w:color w:val="BFBFBF"/>
              </w:rPr>
            </w:pPr>
          </w:p>
          <w:p w14:paraId="000002A7" w14:textId="77777777" w:rsidR="003D7D50" w:rsidRPr="00B0262E" w:rsidRDefault="003D7D50"/>
          <w:p w14:paraId="000002A8" w14:textId="77777777" w:rsidR="003D7D50" w:rsidRPr="00B0262E" w:rsidRDefault="00000000">
            <w:r w:rsidRPr="00B0262E">
              <w:t>Tecnólogo en implementación y gestión de bases de datos</w:t>
            </w:r>
          </w:p>
          <w:p w14:paraId="000002A9" w14:textId="77777777" w:rsidR="003D7D50" w:rsidRPr="00B0262E" w:rsidRDefault="00000000">
            <w:r w:rsidRPr="00B0262E">
              <w:br/>
              <w:t>Síntesis: Conceptos y estructura de las BD</w:t>
            </w:r>
          </w:p>
          <w:p w14:paraId="000002AA" w14:textId="77777777" w:rsidR="003D7D50" w:rsidRPr="00B0262E" w:rsidRDefault="003D7D50">
            <w:pPr>
              <w:rPr>
                <w:color w:val="BFBFBF"/>
              </w:rPr>
            </w:pPr>
          </w:p>
          <w:p w14:paraId="000002AB" w14:textId="77777777" w:rsidR="003D7D50" w:rsidRPr="00B0262E" w:rsidRDefault="003D7D50"/>
        </w:tc>
      </w:tr>
      <w:tr w:rsidR="003D7D50" w:rsidRPr="00B0262E" w14:paraId="47B1EA20" w14:textId="77777777">
        <w:tc>
          <w:tcPr>
            <w:tcW w:w="2122" w:type="dxa"/>
            <w:shd w:val="clear" w:color="auto" w:fill="C6D9F1"/>
          </w:tcPr>
          <w:p w14:paraId="000002AD" w14:textId="77777777" w:rsidR="003D7D50" w:rsidRPr="00B0262E" w:rsidRDefault="00000000">
            <w:pPr>
              <w:rPr>
                <w:b/>
              </w:rPr>
            </w:pPr>
            <w:r w:rsidRPr="00B0262E">
              <w:rPr>
                <w:b/>
              </w:rPr>
              <w:t>Introducción</w:t>
            </w:r>
          </w:p>
          <w:p w14:paraId="000002AE" w14:textId="77777777" w:rsidR="003D7D50" w:rsidRPr="00B0262E" w:rsidRDefault="003D7D50">
            <w:pPr>
              <w:rPr>
                <w:color w:val="BFBFBF"/>
              </w:rPr>
            </w:pPr>
          </w:p>
        </w:tc>
        <w:tc>
          <w:tcPr>
            <w:tcW w:w="13568" w:type="dxa"/>
          </w:tcPr>
          <w:p w14:paraId="000002AF" w14:textId="25F5BC26" w:rsidR="003D7D50" w:rsidRPr="00B0262E" w:rsidRDefault="00E425F7">
            <w:r w:rsidRPr="00B0262E">
              <w:t>A continuación, se encuentra el resumen de las temáticas abordad</w:t>
            </w:r>
            <w:r w:rsidR="00CC5AE5" w:rsidRPr="00B0262E">
              <w:t>a</w:t>
            </w:r>
            <w:r w:rsidRPr="00B0262E">
              <w:t>s por medio del siguiente esquema:</w:t>
            </w:r>
          </w:p>
        </w:tc>
      </w:tr>
      <w:tr w:rsidR="003D7D50" w:rsidRPr="00B0262E" w14:paraId="12DC89FA" w14:textId="77777777">
        <w:tc>
          <w:tcPr>
            <w:tcW w:w="15690" w:type="dxa"/>
            <w:gridSpan w:val="2"/>
          </w:tcPr>
          <w:p w14:paraId="3B9ACE3D" w14:textId="5103DAA9" w:rsidR="00FC3AD9" w:rsidRDefault="00FC3AD9">
            <w:pPr>
              <w:rPr>
                <w:ins w:id="64" w:author="ELSA CRISTINA ARENAS MARTINEZ" w:date="2022-09-20T17:31:00Z"/>
              </w:rPr>
              <w:pPrChange w:id="65" w:author="ELSA CRISTINA ARENAS MARTINEZ" w:date="2022-09-20T17:45:00Z">
                <w:pPr>
                  <w:jc w:val="center"/>
                </w:pPr>
              </w:pPrChange>
            </w:pPr>
            <w:ins w:id="66" w:author="ELSA CRISTINA ARENAS MARTINEZ" w:date="2022-09-20T17:31:00Z">
              <w:r w:rsidRPr="00FC3AD9">
                <w:rPr>
                  <w:highlight w:val="yellow"/>
                  <w:rPrChange w:id="67" w:author="ELSA CRISTINA ARENAS MARTINEZ" w:date="2022-09-20T17:32:00Z">
                    <w:rPr/>
                  </w:rPrChange>
                </w:rPr>
                <w:t>Figura 10</w:t>
              </w:r>
            </w:ins>
            <w:ins w:id="68" w:author="ELSA CRISTINA ARENAS MARTINEZ" w:date="2022-09-20T17:32:00Z">
              <w:r w:rsidRPr="00FC3AD9">
                <w:rPr>
                  <w:highlight w:val="yellow"/>
                  <w:rPrChange w:id="69" w:author="ELSA CRISTINA ARENAS MARTINEZ" w:date="2022-09-20T17:32:00Z">
                    <w:rPr/>
                  </w:rPrChange>
                </w:rPr>
                <w:t>. Síntesis</w:t>
              </w:r>
            </w:ins>
          </w:p>
          <w:p w14:paraId="000002B0" w14:textId="085EE599" w:rsidR="003D7D50" w:rsidRPr="00B0262E" w:rsidRDefault="00000000" w:rsidP="00EC1D69">
            <w:pPr>
              <w:jc w:val="center"/>
              <w:rPr>
                <w:color w:val="BFBFBF"/>
              </w:rPr>
            </w:pPr>
            <w:sdt>
              <w:sdtPr>
                <w:tag w:val="goog_rdk_4"/>
                <w:id w:val="517969561"/>
                <w:showingPlcHdr/>
              </w:sdtPr>
              <w:sdtContent>
                <w:r w:rsidR="00E425F7" w:rsidRPr="00B0262E">
                  <w:t xml:space="preserve">     </w:t>
                </w:r>
                <w:commentRangeStart w:id="70"/>
              </w:sdtContent>
            </w:sdt>
            <w:r w:rsidRPr="00B0262E">
              <w:rPr>
                <w:noProof/>
              </w:rPr>
              <w:drawing>
                <wp:inline distT="0" distB="0" distL="0" distR="0" wp14:anchorId="539ACF56" wp14:editId="7510FFF7">
                  <wp:extent cx="4482515" cy="3179089"/>
                  <wp:effectExtent l="0" t="0" r="0" b="0"/>
                  <wp:docPr id="1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8"/>
                          <a:srcRect/>
                          <a:stretch>
                            <a:fillRect/>
                          </a:stretch>
                        </pic:blipFill>
                        <pic:spPr>
                          <a:xfrm>
                            <a:off x="0" y="0"/>
                            <a:ext cx="4482515" cy="3179089"/>
                          </a:xfrm>
                          <a:prstGeom prst="rect">
                            <a:avLst/>
                          </a:prstGeom>
                          <a:ln/>
                        </pic:spPr>
                      </pic:pic>
                    </a:graphicData>
                  </a:graphic>
                </wp:inline>
              </w:drawing>
            </w:r>
            <w:commentRangeEnd w:id="70"/>
            <w:r w:rsidRPr="00B0262E">
              <w:commentReference w:id="70"/>
            </w:r>
          </w:p>
          <w:p w14:paraId="000002B1" w14:textId="77777777" w:rsidR="003D7D50" w:rsidRPr="00B0262E" w:rsidRDefault="00000000">
            <w:pPr>
              <w:jc w:val="center"/>
            </w:pPr>
            <w:r w:rsidRPr="00E92458">
              <w:rPr>
                <w:color w:val="000000"/>
              </w:rPr>
              <w:t>228130_i30</w:t>
            </w:r>
          </w:p>
        </w:tc>
      </w:tr>
    </w:tbl>
    <w:p w14:paraId="000002B3" w14:textId="77777777" w:rsidR="003D7D50" w:rsidRPr="00B0262E" w:rsidRDefault="003D7D50">
      <w:pPr>
        <w:spacing w:after="120" w:line="240" w:lineRule="auto"/>
      </w:pPr>
    </w:p>
    <w:p w14:paraId="000002B4" w14:textId="77777777" w:rsidR="003D7D50" w:rsidRPr="00B0262E" w:rsidRDefault="003D7D50">
      <w:pPr>
        <w:spacing w:after="120" w:line="240" w:lineRule="auto"/>
      </w:pPr>
    </w:p>
    <w:p w14:paraId="000002B5" w14:textId="77777777" w:rsidR="003D7D50" w:rsidRPr="00B0262E" w:rsidRDefault="003D7D50">
      <w:pPr>
        <w:spacing w:after="120" w:line="240" w:lineRule="auto"/>
        <w:rPr>
          <w:color w:val="FF0000"/>
        </w:rPr>
      </w:pPr>
    </w:p>
    <w:p w14:paraId="000002B6" w14:textId="1039BAFA" w:rsidR="003D7D50" w:rsidRPr="00B0262E" w:rsidRDefault="00D43F3F">
      <w:pPr>
        <w:spacing w:after="120" w:line="240" w:lineRule="auto"/>
        <w:rPr>
          <w:b/>
        </w:rPr>
      </w:pPr>
      <w:r w:rsidRPr="00B0262E">
        <w:rPr>
          <w:b/>
        </w:rPr>
        <w:t>Actividad interactiva</w:t>
      </w:r>
    </w:p>
    <w:tbl>
      <w:tblPr>
        <w:tblStyle w:val="afe"/>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3D7D50" w:rsidRPr="00B0262E" w14:paraId="31A608FF" w14:textId="77777777">
        <w:trPr>
          <w:trHeight w:val="580"/>
        </w:trPr>
        <w:tc>
          <w:tcPr>
            <w:tcW w:w="1676" w:type="dxa"/>
            <w:shd w:val="clear" w:color="auto" w:fill="C9DAF8"/>
            <w:tcMar>
              <w:top w:w="100" w:type="dxa"/>
              <w:left w:w="100" w:type="dxa"/>
              <w:bottom w:w="100" w:type="dxa"/>
              <w:right w:w="100" w:type="dxa"/>
            </w:tcMar>
          </w:tcPr>
          <w:p w14:paraId="000002B7" w14:textId="77777777" w:rsidR="003D7D50" w:rsidRPr="00B0262E" w:rsidRDefault="00000000">
            <w:pPr>
              <w:widowControl w:val="0"/>
              <w:pBdr>
                <w:top w:val="nil"/>
                <w:left w:val="nil"/>
                <w:bottom w:val="nil"/>
                <w:right w:val="nil"/>
                <w:between w:val="nil"/>
              </w:pBdr>
              <w:spacing w:line="240" w:lineRule="auto"/>
            </w:pPr>
            <w:r w:rsidRPr="00B0262E">
              <w:t>Tipo de recurso</w:t>
            </w:r>
          </w:p>
        </w:tc>
        <w:tc>
          <w:tcPr>
            <w:tcW w:w="14025" w:type="dxa"/>
            <w:shd w:val="clear" w:color="auto" w:fill="C9DAF8"/>
            <w:tcMar>
              <w:top w:w="100" w:type="dxa"/>
              <w:left w:w="100" w:type="dxa"/>
              <w:bottom w:w="100" w:type="dxa"/>
              <w:right w:w="100" w:type="dxa"/>
            </w:tcMar>
          </w:tcPr>
          <w:p w14:paraId="000002B8" w14:textId="77777777" w:rsidR="003D7D50" w:rsidRPr="00B0262E" w:rsidRDefault="00000000">
            <w:pPr>
              <w:pStyle w:val="Ttulo"/>
              <w:jc w:val="center"/>
              <w:rPr>
                <w:sz w:val="22"/>
                <w:szCs w:val="22"/>
              </w:rPr>
            </w:pPr>
            <w:r w:rsidRPr="00B0262E">
              <w:rPr>
                <w:sz w:val="22"/>
                <w:szCs w:val="22"/>
              </w:rPr>
              <w:t>Cajón de texto de color</w:t>
            </w:r>
          </w:p>
        </w:tc>
      </w:tr>
      <w:tr w:rsidR="003D7D50" w:rsidRPr="00B0262E" w14:paraId="49B3FBEC" w14:textId="77777777">
        <w:trPr>
          <w:trHeight w:val="420"/>
        </w:trPr>
        <w:tc>
          <w:tcPr>
            <w:tcW w:w="15701" w:type="dxa"/>
            <w:gridSpan w:val="2"/>
            <w:shd w:val="clear" w:color="auto" w:fill="auto"/>
            <w:tcMar>
              <w:top w:w="100" w:type="dxa"/>
              <w:left w:w="100" w:type="dxa"/>
              <w:bottom w:w="100" w:type="dxa"/>
              <w:right w:w="100" w:type="dxa"/>
            </w:tcMar>
          </w:tcPr>
          <w:p w14:paraId="000002B9" w14:textId="77777777" w:rsidR="003D7D50" w:rsidRPr="00B0262E" w:rsidRDefault="00000000">
            <w:pPr>
              <w:widowControl w:val="0"/>
              <w:pBdr>
                <w:top w:val="nil"/>
                <w:left w:val="nil"/>
                <w:bottom w:val="nil"/>
                <w:right w:val="nil"/>
                <w:between w:val="nil"/>
              </w:pBdr>
              <w:spacing w:line="240" w:lineRule="auto"/>
              <w:rPr>
                <w:color w:val="B7B7B7"/>
              </w:rPr>
            </w:pPr>
            <w:r w:rsidRPr="00B0262E">
              <w:t>El archivo de la actividad didáctica se encuentra en la carpeta Anexos / Actividad didáctica.</w:t>
            </w:r>
          </w:p>
        </w:tc>
      </w:tr>
    </w:tbl>
    <w:p w14:paraId="000002BB" w14:textId="77777777" w:rsidR="003D7D50" w:rsidRPr="00B0262E" w:rsidRDefault="003D7D50">
      <w:pPr>
        <w:spacing w:after="120" w:line="240" w:lineRule="auto"/>
        <w:rPr>
          <w:rFonts w:ascii="Times New Roman" w:eastAsia="Times New Roman" w:hAnsi="Times New Roman" w:cs="Times New Roman"/>
          <w:sz w:val="24"/>
          <w:szCs w:val="24"/>
        </w:rPr>
      </w:pPr>
    </w:p>
    <w:p w14:paraId="000002BC" w14:textId="77777777" w:rsidR="003D7D50" w:rsidRPr="00B0262E" w:rsidRDefault="003D7D50">
      <w:pPr>
        <w:spacing w:after="120" w:line="240" w:lineRule="auto"/>
        <w:rPr>
          <w:rFonts w:ascii="Times New Roman" w:eastAsia="Times New Roman" w:hAnsi="Times New Roman" w:cs="Times New Roman"/>
          <w:sz w:val="24"/>
          <w:szCs w:val="24"/>
        </w:rPr>
      </w:pPr>
    </w:p>
    <w:p w14:paraId="000002BD" w14:textId="77777777" w:rsidR="003D7D50" w:rsidRPr="00B0262E" w:rsidRDefault="003D7D50">
      <w:pPr>
        <w:spacing w:after="120" w:line="240" w:lineRule="auto"/>
        <w:rPr>
          <w:rFonts w:ascii="Times New Roman" w:eastAsia="Times New Roman" w:hAnsi="Times New Roman" w:cs="Times New Roman"/>
          <w:sz w:val="24"/>
          <w:szCs w:val="24"/>
        </w:rPr>
      </w:pPr>
    </w:p>
    <w:p w14:paraId="000002BE" w14:textId="77777777" w:rsidR="003D7D50" w:rsidRPr="00B0262E" w:rsidRDefault="003D7D50">
      <w:pPr>
        <w:spacing w:after="120" w:line="240" w:lineRule="auto"/>
        <w:rPr>
          <w:rFonts w:ascii="Times New Roman" w:eastAsia="Times New Roman" w:hAnsi="Times New Roman" w:cs="Times New Roman"/>
          <w:sz w:val="24"/>
          <w:szCs w:val="24"/>
        </w:rPr>
      </w:pPr>
    </w:p>
    <w:p w14:paraId="000002BF" w14:textId="77777777" w:rsidR="003D7D50" w:rsidRPr="00B0262E" w:rsidRDefault="003D7D50">
      <w:pPr>
        <w:spacing w:after="120" w:line="240" w:lineRule="auto"/>
        <w:rPr>
          <w:rFonts w:ascii="Times New Roman" w:eastAsia="Times New Roman" w:hAnsi="Times New Roman" w:cs="Times New Roman"/>
          <w:sz w:val="24"/>
          <w:szCs w:val="24"/>
        </w:rPr>
      </w:pPr>
    </w:p>
    <w:p w14:paraId="000002C0" w14:textId="1F7C368E" w:rsidR="003D7D50" w:rsidRPr="00B0262E" w:rsidRDefault="00DD6B1D">
      <w:pPr>
        <w:spacing w:after="120" w:line="240" w:lineRule="auto"/>
        <w:rPr>
          <w:b/>
        </w:rPr>
      </w:pPr>
      <w:r w:rsidRPr="00B0262E">
        <w:rPr>
          <w:b/>
        </w:rPr>
        <w:lastRenderedPageBreak/>
        <w:t>Material complementario</w:t>
      </w:r>
    </w:p>
    <w:p w14:paraId="000002C1" w14:textId="77777777" w:rsidR="003D7D50" w:rsidRPr="00B0262E" w:rsidRDefault="003D7D50">
      <w:pPr>
        <w:spacing w:after="120" w:line="240" w:lineRule="auto"/>
      </w:pPr>
    </w:p>
    <w:tbl>
      <w:tblPr>
        <w:tblStyle w:val="aff"/>
        <w:tblW w:w="156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405"/>
        <w:gridCol w:w="4992"/>
        <w:gridCol w:w="4992"/>
      </w:tblGrid>
      <w:tr w:rsidR="003D7D50" w:rsidRPr="00B0262E" w14:paraId="18D46C0C" w14:textId="77777777">
        <w:trPr>
          <w:trHeight w:val="580"/>
        </w:trPr>
        <w:tc>
          <w:tcPr>
            <w:tcW w:w="2310" w:type="dxa"/>
            <w:shd w:val="clear" w:color="auto" w:fill="CFE2F3"/>
            <w:tcMar>
              <w:top w:w="100" w:type="dxa"/>
              <w:left w:w="100" w:type="dxa"/>
              <w:bottom w:w="100" w:type="dxa"/>
              <w:right w:w="100" w:type="dxa"/>
            </w:tcMar>
          </w:tcPr>
          <w:p w14:paraId="000002C2" w14:textId="77777777" w:rsidR="003D7D50" w:rsidRPr="00B0262E" w:rsidRDefault="00000000">
            <w:pPr>
              <w:widowControl w:val="0"/>
              <w:pBdr>
                <w:top w:val="nil"/>
                <w:left w:val="nil"/>
                <w:bottom w:val="nil"/>
                <w:right w:val="nil"/>
                <w:between w:val="nil"/>
              </w:pBdr>
              <w:spacing w:after="120" w:line="240" w:lineRule="auto"/>
            </w:pPr>
            <w:r w:rsidRPr="00B0262E">
              <w:t>Tipo de recurso</w:t>
            </w:r>
          </w:p>
        </w:tc>
        <w:tc>
          <w:tcPr>
            <w:tcW w:w="13389" w:type="dxa"/>
            <w:gridSpan w:val="3"/>
            <w:shd w:val="clear" w:color="auto" w:fill="CFE2F3"/>
            <w:tcMar>
              <w:top w:w="100" w:type="dxa"/>
              <w:left w:w="100" w:type="dxa"/>
              <w:bottom w:w="100" w:type="dxa"/>
              <w:right w:w="100" w:type="dxa"/>
            </w:tcMar>
          </w:tcPr>
          <w:p w14:paraId="000002C3" w14:textId="77777777" w:rsidR="003D7D50" w:rsidRPr="00B0262E" w:rsidRDefault="00000000">
            <w:pPr>
              <w:pStyle w:val="Ttulo"/>
              <w:widowControl w:val="0"/>
              <w:spacing w:after="120" w:line="240" w:lineRule="auto"/>
              <w:jc w:val="center"/>
              <w:rPr>
                <w:sz w:val="22"/>
                <w:szCs w:val="22"/>
              </w:rPr>
            </w:pPr>
            <w:bookmarkStart w:id="71" w:name="_heading=h.4d34og8" w:colFirst="0" w:colLast="0"/>
            <w:bookmarkEnd w:id="71"/>
            <w:r w:rsidRPr="00B0262E">
              <w:rPr>
                <w:sz w:val="22"/>
                <w:szCs w:val="22"/>
              </w:rPr>
              <w:t>Material complementario</w:t>
            </w:r>
          </w:p>
        </w:tc>
      </w:tr>
      <w:tr w:rsidR="003D7D50" w:rsidRPr="00B0262E" w14:paraId="2841BDA3" w14:textId="77777777">
        <w:tc>
          <w:tcPr>
            <w:tcW w:w="2310" w:type="dxa"/>
            <w:shd w:val="clear" w:color="auto" w:fill="auto"/>
            <w:tcMar>
              <w:top w:w="100" w:type="dxa"/>
              <w:left w:w="100" w:type="dxa"/>
              <w:bottom w:w="100" w:type="dxa"/>
              <w:right w:w="100" w:type="dxa"/>
            </w:tcMar>
          </w:tcPr>
          <w:p w14:paraId="000002C6" w14:textId="77777777" w:rsidR="003D7D50" w:rsidRPr="00B0262E" w:rsidRDefault="00000000">
            <w:pPr>
              <w:widowControl w:val="0"/>
              <w:pBdr>
                <w:top w:val="nil"/>
                <w:left w:val="nil"/>
                <w:bottom w:val="nil"/>
                <w:right w:val="nil"/>
                <w:between w:val="nil"/>
              </w:pBdr>
              <w:spacing w:after="120" w:line="240" w:lineRule="auto"/>
              <w:jc w:val="center"/>
            </w:pPr>
            <w:r w:rsidRPr="00B0262E">
              <w:t>Tema</w:t>
            </w:r>
          </w:p>
        </w:tc>
        <w:tc>
          <w:tcPr>
            <w:tcW w:w="3405" w:type="dxa"/>
            <w:shd w:val="clear" w:color="auto" w:fill="auto"/>
            <w:tcMar>
              <w:top w:w="100" w:type="dxa"/>
              <w:left w:w="100" w:type="dxa"/>
              <w:bottom w:w="100" w:type="dxa"/>
              <w:right w:w="100" w:type="dxa"/>
            </w:tcMar>
          </w:tcPr>
          <w:p w14:paraId="000002C7" w14:textId="77777777" w:rsidR="003D7D50" w:rsidRPr="00B0262E" w:rsidRDefault="00000000">
            <w:pPr>
              <w:widowControl w:val="0"/>
              <w:pBdr>
                <w:top w:val="nil"/>
                <w:left w:val="nil"/>
                <w:bottom w:val="nil"/>
                <w:right w:val="nil"/>
                <w:between w:val="nil"/>
              </w:pBdr>
              <w:spacing w:after="120" w:line="240" w:lineRule="auto"/>
              <w:jc w:val="center"/>
            </w:pPr>
            <w:r w:rsidRPr="00B0262E">
              <w:t>Referencia APA del material</w:t>
            </w:r>
          </w:p>
        </w:tc>
        <w:tc>
          <w:tcPr>
            <w:tcW w:w="4992" w:type="dxa"/>
            <w:shd w:val="clear" w:color="auto" w:fill="auto"/>
            <w:tcMar>
              <w:top w:w="100" w:type="dxa"/>
              <w:left w:w="100" w:type="dxa"/>
              <w:bottom w:w="100" w:type="dxa"/>
              <w:right w:w="100" w:type="dxa"/>
            </w:tcMar>
          </w:tcPr>
          <w:p w14:paraId="000002C8" w14:textId="77777777" w:rsidR="003D7D50" w:rsidRPr="00B0262E" w:rsidRDefault="00000000">
            <w:pPr>
              <w:widowControl w:val="0"/>
              <w:pBdr>
                <w:top w:val="nil"/>
                <w:left w:val="nil"/>
                <w:bottom w:val="nil"/>
                <w:right w:val="nil"/>
                <w:between w:val="nil"/>
              </w:pBdr>
              <w:spacing w:after="120" w:line="240" w:lineRule="auto"/>
              <w:jc w:val="center"/>
            </w:pPr>
            <w:r w:rsidRPr="00B0262E">
              <w:t>tipo</w:t>
            </w:r>
          </w:p>
        </w:tc>
        <w:tc>
          <w:tcPr>
            <w:tcW w:w="4992" w:type="dxa"/>
            <w:shd w:val="clear" w:color="auto" w:fill="auto"/>
            <w:tcMar>
              <w:top w:w="100" w:type="dxa"/>
              <w:left w:w="100" w:type="dxa"/>
              <w:bottom w:w="100" w:type="dxa"/>
              <w:right w:w="100" w:type="dxa"/>
            </w:tcMar>
          </w:tcPr>
          <w:p w14:paraId="000002C9" w14:textId="77777777" w:rsidR="003D7D50" w:rsidRPr="00B0262E" w:rsidRDefault="00000000">
            <w:pPr>
              <w:widowControl w:val="0"/>
              <w:pBdr>
                <w:top w:val="nil"/>
                <w:left w:val="nil"/>
                <w:bottom w:val="nil"/>
                <w:right w:val="nil"/>
                <w:between w:val="nil"/>
              </w:pBdr>
              <w:spacing w:after="120" w:line="240" w:lineRule="auto"/>
              <w:jc w:val="center"/>
            </w:pPr>
            <w:r w:rsidRPr="00B0262E">
              <w:t>Enlace</w:t>
            </w:r>
          </w:p>
        </w:tc>
      </w:tr>
      <w:tr w:rsidR="003D7D50" w:rsidRPr="00B0262E" w14:paraId="7D14CF4F" w14:textId="77777777">
        <w:tc>
          <w:tcPr>
            <w:tcW w:w="2310" w:type="dxa"/>
            <w:shd w:val="clear" w:color="auto" w:fill="auto"/>
            <w:tcMar>
              <w:top w:w="100" w:type="dxa"/>
              <w:left w:w="100" w:type="dxa"/>
              <w:bottom w:w="100" w:type="dxa"/>
              <w:right w:w="100" w:type="dxa"/>
            </w:tcMar>
          </w:tcPr>
          <w:p w14:paraId="000002CA" w14:textId="77777777" w:rsidR="003D7D50" w:rsidRPr="00B0262E" w:rsidRDefault="00000000">
            <w:pPr>
              <w:widowControl w:val="0"/>
              <w:pBdr>
                <w:top w:val="nil"/>
                <w:left w:val="nil"/>
                <w:bottom w:val="nil"/>
                <w:right w:val="nil"/>
                <w:between w:val="nil"/>
              </w:pBdr>
              <w:spacing w:after="120" w:line="240" w:lineRule="auto"/>
              <w:rPr>
                <w:color w:val="B7B7B7"/>
              </w:rPr>
            </w:pPr>
            <w:r w:rsidRPr="00B0262E">
              <w:t>Bases de Datos Relacional</w:t>
            </w:r>
          </w:p>
        </w:tc>
        <w:tc>
          <w:tcPr>
            <w:tcW w:w="3405" w:type="dxa"/>
            <w:shd w:val="clear" w:color="auto" w:fill="auto"/>
            <w:tcMar>
              <w:top w:w="100" w:type="dxa"/>
              <w:left w:w="100" w:type="dxa"/>
              <w:bottom w:w="100" w:type="dxa"/>
              <w:right w:w="100" w:type="dxa"/>
            </w:tcMar>
          </w:tcPr>
          <w:p w14:paraId="000002CB" w14:textId="77777777" w:rsidR="003D7D50" w:rsidRPr="00B0262E" w:rsidRDefault="00000000">
            <w:pPr>
              <w:widowControl w:val="0"/>
              <w:pBdr>
                <w:top w:val="nil"/>
                <w:left w:val="nil"/>
                <w:bottom w:val="nil"/>
                <w:right w:val="nil"/>
                <w:between w:val="nil"/>
              </w:pBdr>
              <w:spacing w:after="120" w:line="240" w:lineRule="auto"/>
              <w:rPr>
                <w:color w:val="B7B7B7"/>
              </w:rPr>
            </w:pPr>
            <w:r w:rsidRPr="00E92458">
              <w:rPr>
                <w:color w:val="222222"/>
                <w:sz w:val="20"/>
                <w:szCs w:val="20"/>
              </w:rPr>
              <w:t xml:space="preserve">Gómez, Á. P., Jalca, J. J. R., García, J. G., Sánchez, O. Q., Parrales, K. M., &amp; Merino, J. M. (2017). </w:t>
            </w:r>
            <w:r w:rsidRPr="00E92458">
              <w:rPr>
                <w:i/>
                <w:color w:val="222222"/>
                <w:sz w:val="20"/>
                <w:szCs w:val="20"/>
              </w:rPr>
              <w:t>Fundamentos sobre la gestión de base de datos</w:t>
            </w:r>
            <w:r w:rsidRPr="00E92458">
              <w:rPr>
                <w:color w:val="222222"/>
                <w:sz w:val="20"/>
                <w:szCs w:val="20"/>
              </w:rPr>
              <w:t xml:space="preserve"> (Vol. 23). 3Ciencias.</w:t>
            </w:r>
          </w:p>
        </w:tc>
        <w:tc>
          <w:tcPr>
            <w:tcW w:w="4992" w:type="dxa"/>
            <w:shd w:val="clear" w:color="auto" w:fill="auto"/>
            <w:tcMar>
              <w:top w:w="100" w:type="dxa"/>
              <w:left w:w="100" w:type="dxa"/>
              <w:bottom w:w="100" w:type="dxa"/>
              <w:right w:w="100" w:type="dxa"/>
            </w:tcMar>
          </w:tcPr>
          <w:p w14:paraId="000002CC" w14:textId="77777777" w:rsidR="003D7D50" w:rsidRPr="00B0262E" w:rsidRDefault="00000000">
            <w:pPr>
              <w:widowControl w:val="0"/>
              <w:pBdr>
                <w:top w:val="nil"/>
                <w:left w:val="nil"/>
                <w:bottom w:val="nil"/>
                <w:right w:val="nil"/>
                <w:between w:val="nil"/>
              </w:pBdr>
              <w:spacing w:after="120" w:line="240" w:lineRule="auto"/>
              <w:rPr>
                <w:color w:val="B7B7B7"/>
              </w:rPr>
            </w:pPr>
            <w:r w:rsidRPr="00B0262E">
              <w:t>Libro</w:t>
            </w:r>
          </w:p>
        </w:tc>
        <w:tc>
          <w:tcPr>
            <w:tcW w:w="4992" w:type="dxa"/>
            <w:shd w:val="clear" w:color="auto" w:fill="auto"/>
            <w:tcMar>
              <w:top w:w="100" w:type="dxa"/>
              <w:left w:w="100" w:type="dxa"/>
              <w:bottom w:w="100" w:type="dxa"/>
              <w:right w:w="100" w:type="dxa"/>
            </w:tcMar>
          </w:tcPr>
          <w:p w14:paraId="000002CD" w14:textId="77777777" w:rsidR="003D7D50" w:rsidRPr="00B0262E" w:rsidRDefault="00000000">
            <w:pPr>
              <w:widowControl w:val="0"/>
              <w:pBdr>
                <w:top w:val="nil"/>
                <w:left w:val="nil"/>
                <w:bottom w:val="nil"/>
                <w:right w:val="nil"/>
                <w:between w:val="nil"/>
              </w:pBdr>
              <w:spacing w:after="120" w:line="240" w:lineRule="auto"/>
              <w:rPr>
                <w:color w:val="B7B7B7"/>
              </w:rPr>
            </w:pPr>
            <w:r w:rsidRPr="00B0262E">
              <w:t>https://books.google.es/books?hl=es&amp;lr=&amp;id=H0VBDwAAQBAJ&amp;oi=fnd&amp;pg=PA7&amp;dq=fundamentos+de+bases+de+datos&amp;ots=fXjXWGxFXx&amp;sig=1YP_o0q0n07aHlO7fRugedSIatY#v=onepage&amp;q=fundamentos%20de%20bases%20de%20datos&amp;f=false</w:t>
            </w:r>
          </w:p>
        </w:tc>
      </w:tr>
      <w:tr w:rsidR="003D7D50" w:rsidRPr="00B0262E" w14:paraId="2261F346" w14:textId="77777777">
        <w:tc>
          <w:tcPr>
            <w:tcW w:w="2310" w:type="dxa"/>
            <w:shd w:val="clear" w:color="auto" w:fill="auto"/>
            <w:tcMar>
              <w:top w:w="100" w:type="dxa"/>
              <w:left w:w="100" w:type="dxa"/>
              <w:bottom w:w="100" w:type="dxa"/>
              <w:right w:w="100" w:type="dxa"/>
            </w:tcMar>
          </w:tcPr>
          <w:p w14:paraId="000002CE" w14:textId="77777777" w:rsidR="003D7D50" w:rsidRPr="00B0262E" w:rsidRDefault="00000000">
            <w:pPr>
              <w:widowControl w:val="0"/>
              <w:spacing w:after="120" w:line="240" w:lineRule="auto"/>
              <w:rPr>
                <w:color w:val="B7B7B7"/>
              </w:rPr>
            </w:pPr>
            <w:r w:rsidRPr="00B0262E">
              <w:t>Modelo Entidad /Relación</w:t>
            </w:r>
          </w:p>
        </w:tc>
        <w:tc>
          <w:tcPr>
            <w:tcW w:w="3405" w:type="dxa"/>
            <w:shd w:val="clear" w:color="auto" w:fill="auto"/>
            <w:tcMar>
              <w:top w:w="100" w:type="dxa"/>
              <w:left w:w="100" w:type="dxa"/>
              <w:bottom w:w="100" w:type="dxa"/>
              <w:right w:w="100" w:type="dxa"/>
            </w:tcMar>
          </w:tcPr>
          <w:p w14:paraId="000002CF" w14:textId="77777777" w:rsidR="003D7D50" w:rsidRPr="00B0262E" w:rsidRDefault="00000000">
            <w:pPr>
              <w:widowControl w:val="0"/>
              <w:spacing w:after="120" w:line="240" w:lineRule="auto"/>
              <w:rPr>
                <w:color w:val="B7B7B7"/>
              </w:rPr>
            </w:pPr>
            <w:r w:rsidRPr="00E92458">
              <w:rPr>
                <w:color w:val="222222"/>
                <w:sz w:val="20"/>
                <w:szCs w:val="20"/>
              </w:rPr>
              <w:t>Moscoso Alanya, H. M. (2019). BASE DE DATOS RELACIONALES: MS-ACCESS Introducción a las bases de datos (BD), consideraciones generales de las BD, MS-ACCESS</w:t>
            </w:r>
          </w:p>
        </w:tc>
        <w:tc>
          <w:tcPr>
            <w:tcW w:w="4992" w:type="dxa"/>
            <w:shd w:val="clear" w:color="auto" w:fill="auto"/>
            <w:tcMar>
              <w:top w:w="100" w:type="dxa"/>
              <w:left w:w="100" w:type="dxa"/>
              <w:bottom w:w="100" w:type="dxa"/>
              <w:right w:w="100" w:type="dxa"/>
            </w:tcMar>
          </w:tcPr>
          <w:p w14:paraId="000002D0" w14:textId="77777777" w:rsidR="003D7D50" w:rsidRPr="00B0262E" w:rsidRDefault="00000000">
            <w:pPr>
              <w:widowControl w:val="0"/>
              <w:spacing w:after="120" w:line="240" w:lineRule="auto"/>
              <w:rPr>
                <w:color w:val="B7B7B7"/>
              </w:rPr>
            </w:pPr>
            <w:r w:rsidRPr="00B0262E">
              <w:t>Libro</w:t>
            </w:r>
          </w:p>
        </w:tc>
        <w:tc>
          <w:tcPr>
            <w:tcW w:w="4992" w:type="dxa"/>
            <w:shd w:val="clear" w:color="auto" w:fill="auto"/>
            <w:tcMar>
              <w:top w:w="100" w:type="dxa"/>
              <w:left w:w="100" w:type="dxa"/>
              <w:bottom w:w="100" w:type="dxa"/>
              <w:right w:w="100" w:type="dxa"/>
            </w:tcMar>
          </w:tcPr>
          <w:p w14:paraId="000002D1" w14:textId="77777777" w:rsidR="003D7D50" w:rsidRPr="00B0262E" w:rsidRDefault="00000000">
            <w:pPr>
              <w:widowControl w:val="0"/>
              <w:spacing w:after="120" w:line="240" w:lineRule="auto"/>
              <w:rPr>
                <w:color w:val="B7B7B7"/>
              </w:rPr>
            </w:pPr>
            <w:r w:rsidRPr="00B0262E">
              <w:t>https://repositorio.une.edu.pe/bitstream/handle/20.500.14039/6280/MONOGRAF%c3%8dA%20-%20MOSCOSO%20ALANYA%20HERMINA%20MONICA%20-%20FAC.pdf?sequence=6&amp;isAllowed=y</w:t>
            </w:r>
          </w:p>
        </w:tc>
      </w:tr>
      <w:tr w:rsidR="003D7D50" w:rsidRPr="00B0262E" w14:paraId="22BE9BB9" w14:textId="77777777">
        <w:tc>
          <w:tcPr>
            <w:tcW w:w="2310" w:type="dxa"/>
            <w:shd w:val="clear" w:color="auto" w:fill="auto"/>
            <w:tcMar>
              <w:top w:w="100" w:type="dxa"/>
              <w:left w:w="100" w:type="dxa"/>
              <w:bottom w:w="100" w:type="dxa"/>
              <w:right w:w="100" w:type="dxa"/>
            </w:tcMar>
          </w:tcPr>
          <w:p w14:paraId="000002D2" w14:textId="77777777" w:rsidR="003D7D50" w:rsidRPr="00B0262E" w:rsidRDefault="00000000">
            <w:pPr>
              <w:widowControl w:val="0"/>
              <w:spacing w:after="120" w:line="240" w:lineRule="auto"/>
              <w:rPr>
                <w:color w:val="B7B7B7"/>
              </w:rPr>
            </w:pPr>
            <w:r w:rsidRPr="00B0262E">
              <w:t>Normalización</w:t>
            </w:r>
          </w:p>
        </w:tc>
        <w:tc>
          <w:tcPr>
            <w:tcW w:w="3405" w:type="dxa"/>
            <w:shd w:val="clear" w:color="auto" w:fill="auto"/>
            <w:tcMar>
              <w:top w:w="100" w:type="dxa"/>
              <w:left w:w="100" w:type="dxa"/>
              <w:bottom w:w="100" w:type="dxa"/>
              <w:right w:w="100" w:type="dxa"/>
            </w:tcMar>
          </w:tcPr>
          <w:p w14:paraId="000002D3" w14:textId="77777777" w:rsidR="003D7D50" w:rsidRPr="00B0262E" w:rsidRDefault="00000000">
            <w:pPr>
              <w:widowControl w:val="0"/>
              <w:spacing w:after="120" w:line="240" w:lineRule="auto"/>
              <w:rPr>
                <w:color w:val="B7B7B7"/>
              </w:rPr>
            </w:pPr>
            <w:r w:rsidRPr="00E92458">
              <w:rPr>
                <w:color w:val="222222"/>
                <w:sz w:val="20"/>
                <w:szCs w:val="20"/>
              </w:rPr>
              <w:t>Mendoza, A., &amp; López, R. (2018). Bases de datos.</w:t>
            </w:r>
          </w:p>
        </w:tc>
        <w:tc>
          <w:tcPr>
            <w:tcW w:w="4992" w:type="dxa"/>
            <w:shd w:val="clear" w:color="auto" w:fill="auto"/>
            <w:tcMar>
              <w:top w:w="100" w:type="dxa"/>
              <w:left w:w="100" w:type="dxa"/>
              <w:bottom w:w="100" w:type="dxa"/>
              <w:right w:w="100" w:type="dxa"/>
            </w:tcMar>
          </w:tcPr>
          <w:p w14:paraId="000002D4" w14:textId="77777777" w:rsidR="003D7D50" w:rsidRPr="00B0262E" w:rsidRDefault="00000000">
            <w:pPr>
              <w:widowControl w:val="0"/>
              <w:spacing w:after="120" w:line="240" w:lineRule="auto"/>
              <w:rPr>
                <w:color w:val="B7B7B7"/>
              </w:rPr>
            </w:pPr>
            <w:r w:rsidRPr="00B0262E">
              <w:t>Artículo</w:t>
            </w:r>
          </w:p>
        </w:tc>
        <w:tc>
          <w:tcPr>
            <w:tcW w:w="4992" w:type="dxa"/>
            <w:shd w:val="clear" w:color="auto" w:fill="auto"/>
            <w:tcMar>
              <w:top w:w="100" w:type="dxa"/>
              <w:left w:w="100" w:type="dxa"/>
              <w:bottom w:w="100" w:type="dxa"/>
              <w:right w:w="100" w:type="dxa"/>
            </w:tcMar>
          </w:tcPr>
          <w:p w14:paraId="000002D5" w14:textId="77777777" w:rsidR="003D7D50" w:rsidRPr="00B0262E" w:rsidRDefault="00000000">
            <w:pPr>
              <w:widowControl w:val="0"/>
              <w:spacing w:after="120" w:line="240" w:lineRule="auto"/>
              <w:rPr>
                <w:color w:val="B7B7B7"/>
              </w:rPr>
            </w:pPr>
            <w:r w:rsidRPr="00B0262E">
              <w:t>https://repositorio.uchile.cl/handle/2250/151632</w:t>
            </w:r>
          </w:p>
        </w:tc>
      </w:tr>
    </w:tbl>
    <w:p w14:paraId="000002D6" w14:textId="77777777" w:rsidR="003D7D50" w:rsidRPr="00B0262E" w:rsidRDefault="003D7D50">
      <w:pPr>
        <w:spacing w:after="120" w:line="240" w:lineRule="auto"/>
      </w:pPr>
    </w:p>
    <w:p w14:paraId="000002D7" w14:textId="53E02328" w:rsidR="003D7D50" w:rsidRPr="00B0262E" w:rsidRDefault="00DD6B1D">
      <w:pPr>
        <w:spacing w:after="120" w:line="240" w:lineRule="auto"/>
        <w:rPr>
          <w:b/>
        </w:rPr>
      </w:pPr>
      <w:bookmarkStart w:id="72" w:name="_heading=h.2s8eyo1" w:colFirst="0" w:colLast="0"/>
      <w:bookmarkEnd w:id="72"/>
      <w:r w:rsidRPr="00B0262E">
        <w:rPr>
          <w:b/>
        </w:rPr>
        <w:t>Glosario</w:t>
      </w:r>
    </w:p>
    <w:p w14:paraId="000002D8" w14:textId="77777777" w:rsidR="003D7D50" w:rsidRPr="00B0262E" w:rsidRDefault="003D7D50">
      <w:pPr>
        <w:spacing w:after="120" w:line="240" w:lineRule="auto"/>
      </w:pPr>
    </w:p>
    <w:tbl>
      <w:tblPr>
        <w:tblStyle w:val="aff0"/>
        <w:tblW w:w="15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3755"/>
      </w:tblGrid>
      <w:tr w:rsidR="003D7D50" w:rsidRPr="00B0262E" w14:paraId="0568D324" w14:textId="77777777">
        <w:trPr>
          <w:trHeight w:val="657"/>
        </w:trPr>
        <w:tc>
          <w:tcPr>
            <w:tcW w:w="1935" w:type="dxa"/>
            <w:shd w:val="clear" w:color="auto" w:fill="C9DAF8"/>
            <w:tcMar>
              <w:top w:w="100" w:type="dxa"/>
              <w:left w:w="100" w:type="dxa"/>
              <w:bottom w:w="100" w:type="dxa"/>
              <w:right w:w="100" w:type="dxa"/>
            </w:tcMar>
          </w:tcPr>
          <w:p w14:paraId="000002D9" w14:textId="77777777" w:rsidR="003D7D50" w:rsidRPr="00B0262E" w:rsidRDefault="00000000">
            <w:pPr>
              <w:widowControl w:val="0"/>
              <w:pBdr>
                <w:top w:val="nil"/>
                <w:left w:val="nil"/>
                <w:bottom w:val="nil"/>
                <w:right w:val="nil"/>
                <w:between w:val="nil"/>
              </w:pBdr>
              <w:spacing w:after="120" w:line="240" w:lineRule="auto"/>
              <w:rPr>
                <w:b/>
              </w:rPr>
            </w:pPr>
            <w:r w:rsidRPr="00B0262E">
              <w:rPr>
                <w:b/>
              </w:rPr>
              <w:t>Tipo de recurso</w:t>
            </w:r>
          </w:p>
        </w:tc>
        <w:tc>
          <w:tcPr>
            <w:tcW w:w="13755" w:type="dxa"/>
            <w:shd w:val="clear" w:color="auto" w:fill="C9DAF8"/>
            <w:tcMar>
              <w:top w:w="100" w:type="dxa"/>
              <w:left w:w="100" w:type="dxa"/>
              <w:bottom w:w="100" w:type="dxa"/>
              <w:right w:w="100" w:type="dxa"/>
            </w:tcMar>
          </w:tcPr>
          <w:p w14:paraId="000002DA" w14:textId="77777777" w:rsidR="003D7D50" w:rsidRPr="00B0262E" w:rsidRDefault="00000000">
            <w:pPr>
              <w:pStyle w:val="Ttulo"/>
              <w:spacing w:after="120" w:line="240" w:lineRule="auto"/>
              <w:jc w:val="center"/>
              <w:rPr>
                <w:sz w:val="22"/>
                <w:szCs w:val="22"/>
              </w:rPr>
            </w:pPr>
            <w:bookmarkStart w:id="73" w:name="_heading=h.17dp8vu" w:colFirst="0" w:colLast="0"/>
            <w:bookmarkEnd w:id="73"/>
            <w:r w:rsidRPr="00B0262E">
              <w:rPr>
                <w:sz w:val="22"/>
                <w:szCs w:val="22"/>
              </w:rPr>
              <w:t>Glosario</w:t>
            </w:r>
          </w:p>
        </w:tc>
      </w:tr>
      <w:tr w:rsidR="003D7D50" w:rsidRPr="00B0262E" w14:paraId="2178B1C5" w14:textId="77777777">
        <w:tc>
          <w:tcPr>
            <w:tcW w:w="1935" w:type="dxa"/>
            <w:shd w:val="clear" w:color="auto" w:fill="auto"/>
            <w:tcMar>
              <w:top w:w="100" w:type="dxa"/>
              <w:left w:w="100" w:type="dxa"/>
              <w:bottom w:w="100" w:type="dxa"/>
              <w:right w:w="100" w:type="dxa"/>
            </w:tcMar>
          </w:tcPr>
          <w:p w14:paraId="000002DB" w14:textId="77777777" w:rsidR="003D7D50" w:rsidRPr="00B0262E" w:rsidRDefault="00000000">
            <w:pPr>
              <w:widowControl w:val="0"/>
              <w:pBdr>
                <w:top w:val="nil"/>
                <w:left w:val="nil"/>
                <w:bottom w:val="nil"/>
                <w:right w:val="nil"/>
                <w:between w:val="nil"/>
              </w:pBdr>
              <w:spacing w:after="120" w:line="240" w:lineRule="auto"/>
              <w:rPr>
                <w:b/>
              </w:rPr>
            </w:pPr>
            <w:r w:rsidRPr="00B0262E">
              <w:rPr>
                <w:b/>
              </w:rPr>
              <w:t>Atributo:</w:t>
            </w:r>
          </w:p>
        </w:tc>
        <w:tc>
          <w:tcPr>
            <w:tcW w:w="13755" w:type="dxa"/>
            <w:shd w:val="clear" w:color="auto" w:fill="auto"/>
            <w:tcMar>
              <w:top w:w="100" w:type="dxa"/>
              <w:left w:w="100" w:type="dxa"/>
              <w:bottom w:w="100" w:type="dxa"/>
              <w:right w:w="100" w:type="dxa"/>
            </w:tcMar>
          </w:tcPr>
          <w:p w14:paraId="000002DC" w14:textId="77777777" w:rsidR="003D7D50" w:rsidRPr="00B0262E" w:rsidRDefault="00000000">
            <w:pPr>
              <w:widowControl w:val="0"/>
              <w:pBdr>
                <w:top w:val="nil"/>
                <w:left w:val="nil"/>
                <w:bottom w:val="nil"/>
                <w:right w:val="nil"/>
                <w:between w:val="nil"/>
              </w:pBdr>
              <w:spacing w:after="120" w:line="240" w:lineRule="auto"/>
            </w:pPr>
            <w:r w:rsidRPr="00B0262E">
              <w:t>son las propiedades de la entidad que requieren ser almacenadas o guardadas.</w:t>
            </w:r>
          </w:p>
        </w:tc>
      </w:tr>
      <w:tr w:rsidR="003D7D50" w:rsidRPr="00B0262E" w14:paraId="2E48940E" w14:textId="77777777">
        <w:tc>
          <w:tcPr>
            <w:tcW w:w="1935" w:type="dxa"/>
            <w:shd w:val="clear" w:color="auto" w:fill="auto"/>
            <w:tcMar>
              <w:top w:w="100" w:type="dxa"/>
              <w:left w:w="100" w:type="dxa"/>
              <w:bottom w:w="100" w:type="dxa"/>
              <w:right w:w="100" w:type="dxa"/>
            </w:tcMar>
          </w:tcPr>
          <w:p w14:paraId="000002DD" w14:textId="397C4048" w:rsidR="003D7D50" w:rsidRPr="00B0262E" w:rsidRDefault="00000000">
            <w:pPr>
              <w:widowControl w:val="0"/>
              <w:pBdr>
                <w:top w:val="nil"/>
                <w:left w:val="nil"/>
                <w:bottom w:val="nil"/>
                <w:right w:val="nil"/>
                <w:between w:val="nil"/>
              </w:pBdr>
              <w:spacing w:after="120" w:line="240" w:lineRule="auto"/>
              <w:rPr>
                <w:b/>
              </w:rPr>
            </w:pPr>
            <w:r w:rsidRPr="00B0262E">
              <w:rPr>
                <w:b/>
              </w:rPr>
              <w:t xml:space="preserve">Base de </w:t>
            </w:r>
            <w:r w:rsidR="001A5093" w:rsidRPr="00B0262E">
              <w:rPr>
                <w:b/>
              </w:rPr>
              <w:t>d</w:t>
            </w:r>
            <w:r w:rsidRPr="00B0262E">
              <w:rPr>
                <w:b/>
              </w:rPr>
              <w:t>atos:</w:t>
            </w:r>
          </w:p>
        </w:tc>
        <w:tc>
          <w:tcPr>
            <w:tcW w:w="13755" w:type="dxa"/>
            <w:shd w:val="clear" w:color="auto" w:fill="auto"/>
            <w:tcMar>
              <w:top w:w="100" w:type="dxa"/>
              <w:left w:w="100" w:type="dxa"/>
              <w:bottom w:w="100" w:type="dxa"/>
              <w:right w:w="100" w:type="dxa"/>
            </w:tcMar>
          </w:tcPr>
          <w:p w14:paraId="000002DE" w14:textId="6EBAE365" w:rsidR="003D7D50" w:rsidRPr="00B0262E" w:rsidRDefault="00000000">
            <w:pPr>
              <w:widowControl w:val="0"/>
              <w:pBdr>
                <w:top w:val="nil"/>
                <w:left w:val="nil"/>
                <w:bottom w:val="nil"/>
                <w:right w:val="nil"/>
                <w:between w:val="nil"/>
              </w:pBdr>
              <w:spacing w:after="120" w:line="240" w:lineRule="auto"/>
            </w:pPr>
            <w:r w:rsidRPr="00B0262E">
              <w:t>conjunto de datos con unas propiedades específicas, no redundancia</w:t>
            </w:r>
            <w:r w:rsidR="001A5093" w:rsidRPr="00B0262E">
              <w:t xml:space="preserve"> e</w:t>
            </w:r>
            <w:r w:rsidRPr="00B0262E">
              <w:t xml:space="preserve"> integridad </w:t>
            </w:r>
            <w:r w:rsidR="001A5093" w:rsidRPr="00B0262E">
              <w:t xml:space="preserve">y </w:t>
            </w:r>
            <w:r w:rsidRPr="00B0262E">
              <w:t>que forman la estructura de información que va a ser consultada y accedida por los usuarios finales</w:t>
            </w:r>
          </w:p>
        </w:tc>
      </w:tr>
      <w:tr w:rsidR="003D7D50" w:rsidRPr="00B0262E" w14:paraId="3164AD7C" w14:textId="77777777">
        <w:tc>
          <w:tcPr>
            <w:tcW w:w="1935" w:type="dxa"/>
            <w:shd w:val="clear" w:color="auto" w:fill="auto"/>
            <w:tcMar>
              <w:top w:w="100" w:type="dxa"/>
              <w:left w:w="100" w:type="dxa"/>
              <w:bottom w:w="100" w:type="dxa"/>
              <w:right w:w="100" w:type="dxa"/>
            </w:tcMar>
          </w:tcPr>
          <w:p w14:paraId="000002DF" w14:textId="77777777" w:rsidR="003D7D50" w:rsidRPr="00B0262E" w:rsidRDefault="00000000">
            <w:pPr>
              <w:widowControl w:val="0"/>
              <w:spacing w:after="120" w:line="240" w:lineRule="auto"/>
              <w:rPr>
                <w:b/>
              </w:rPr>
            </w:pPr>
            <w:r w:rsidRPr="00B0262E">
              <w:rPr>
                <w:b/>
              </w:rPr>
              <w:lastRenderedPageBreak/>
              <w:t>Claves:</w:t>
            </w:r>
          </w:p>
        </w:tc>
        <w:tc>
          <w:tcPr>
            <w:tcW w:w="13755" w:type="dxa"/>
            <w:shd w:val="clear" w:color="auto" w:fill="auto"/>
            <w:tcMar>
              <w:top w:w="100" w:type="dxa"/>
              <w:left w:w="100" w:type="dxa"/>
              <w:bottom w:w="100" w:type="dxa"/>
              <w:right w:w="100" w:type="dxa"/>
            </w:tcMar>
          </w:tcPr>
          <w:p w14:paraId="000002E0" w14:textId="77777777" w:rsidR="003D7D50" w:rsidRPr="00B0262E" w:rsidRDefault="00000000">
            <w:pPr>
              <w:widowControl w:val="0"/>
              <w:spacing w:after="120" w:line="240" w:lineRule="auto"/>
            </w:pPr>
            <w:r w:rsidRPr="00B0262E">
              <w:t>es el campo o grupo de campos encargados de identificar a una entidad.</w:t>
            </w:r>
          </w:p>
        </w:tc>
      </w:tr>
      <w:tr w:rsidR="003D7D50" w:rsidRPr="00B0262E" w14:paraId="7E604410" w14:textId="77777777">
        <w:tc>
          <w:tcPr>
            <w:tcW w:w="1935" w:type="dxa"/>
            <w:shd w:val="clear" w:color="auto" w:fill="auto"/>
            <w:tcMar>
              <w:top w:w="100" w:type="dxa"/>
              <w:left w:w="100" w:type="dxa"/>
              <w:bottom w:w="100" w:type="dxa"/>
              <w:right w:w="100" w:type="dxa"/>
            </w:tcMar>
          </w:tcPr>
          <w:p w14:paraId="000002E1" w14:textId="77777777" w:rsidR="003D7D50" w:rsidRPr="00B0262E" w:rsidRDefault="00000000">
            <w:pPr>
              <w:widowControl w:val="0"/>
              <w:spacing w:after="120" w:line="240" w:lineRule="auto"/>
              <w:rPr>
                <w:b/>
              </w:rPr>
            </w:pPr>
            <w:r w:rsidRPr="00B0262E">
              <w:rPr>
                <w:b/>
              </w:rPr>
              <w:t>Dato:</w:t>
            </w:r>
          </w:p>
        </w:tc>
        <w:tc>
          <w:tcPr>
            <w:tcW w:w="13755" w:type="dxa"/>
            <w:shd w:val="clear" w:color="auto" w:fill="auto"/>
            <w:tcMar>
              <w:top w:w="100" w:type="dxa"/>
              <w:left w:w="100" w:type="dxa"/>
              <w:bottom w:w="100" w:type="dxa"/>
              <w:right w:w="100" w:type="dxa"/>
            </w:tcMar>
          </w:tcPr>
          <w:p w14:paraId="000002E2" w14:textId="12B28059" w:rsidR="003D7D50" w:rsidRPr="00B0262E" w:rsidRDefault="00000000">
            <w:pPr>
              <w:widowControl w:val="0"/>
              <w:spacing w:after="120" w:line="240" w:lineRule="auto"/>
            </w:pPr>
            <w:r w:rsidRPr="00B0262E">
              <w:t>es la parte más pequeña de información de un proceso</w:t>
            </w:r>
            <w:r w:rsidR="0075074E" w:rsidRPr="00B0262E">
              <w:t>,</w:t>
            </w:r>
            <w:r w:rsidRPr="00B0262E">
              <w:t xml:space="preserve"> que por </w:t>
            </w:r>
            <w:r w:rsidR="0075074E" w:rsidRPr="00B0262E">
              <w:t>sí</w:t>
            </w:r>
            <w:r w:rsidRPr="00B0262E">
              <w:t xml:space="preserve"> solo no dice nada</w:t>
            </w:r>
            <w:r w:rsidR="009314BF" w:rsidRPr="00B0262E">
              <w:t>,</w:t>
            </w:r>
            <w:r w:rsidRPr="00B0262E">
              <w:t xml:space="preserve"> o no da </w:t>
            </w:r>
            <w:r w:rsidR="0075074E" w:rsidRPr="00B0262E">
              <w:t xml:space="preserve">un </w:t>
            </w:r>
            <w:r w:rsidRPr="00B0262E">
              <w:t>conocimiento</w:t>
            </w:r>
            <w:r w:rsidR="0075074E" w:rsidRPr="00B0262E">
              <w:t>.</w:t>
            </w:r>
          </w:p>
        </w:tc>
      </w:tr>
      <w:tr w:rsidR="005B2435" w:rsidRPr="00B0262E" w14:paraId="776C7F28" w14:textId="77777777">
        <w:trPr>
          <w:ins w:id="74" w:author="ELSA CRISTINA ARENAS MARTINEZ" w:date="2022-09-20T17:19:00Z"/>
        </w:trPr>
        <w:tc>
          <w:tcPr>
            <w:tcW w:w="1935" w:type="dxa"/>
            <w:shd w:val="clear" w:color="auto" w:fill="auto"/>
            <w:tcMar>
              <w:top w:w="100" w:type="dxa"/>
              <w:left w:w="100" w:type="dxa"/>
              <w:bottom w:w="100" w:type="dxa"/>
              <w:right w:w="100" w:type="dxa"/>
            </w:tcMar>
          </w:tcPr>
          <w:p w14:paraId="61EBC178" w14:textId="10E3E45B" w:rsidR="005B2435" w:rsidRPr="00577439" w:rsidRDefault="005B2435">
            <w:pPr>
              <w:widowControl w:val="0"/>
              <w:spacing w:after="120" w:line="240" w:lineRule="auto"/>
              <w:rPr>
                <w:ins w:id="75" w:author="ELSA CRISTINA ARENAS MARTINEZ" w:date="2022-09-20T17:19:00Z"/>
                <w:b/>
                <w:bCs/>
                <w:highlight w:val="yellow"/>
                <w:rPrChange w:id="76" w:author="ELSA CRISTINA ARENAS MARTINEZ" w:date="2022-09-20T17:20:00Z">
                  <w:rPr>
                    <w:ins w:id="77" w:author="ELSA CRISTINA ARENAS MARTINEZ" w:date="2022-09-20T17:19:00Z"/>
                    <w:b/>
                  </w:rPr>
                </w:rPrChange>
              </w:rPr>
            </w:pPr>
            <w:ins w:id="78" w:author="ELSA CRISTINA ARENAS MARTINEZ" w:date="2022-09-20T17:19:00Z">
              <w:r w:rsidRPr="00577439">
                <w:rPr>
                  <w:b/>
                  <w:bCs/>
                  <w:color w:val="000000"/>
                  <w:highlight w:val="yellow"/>
                  <w:rPrChange w:id="79" w:author="ELSA CRISTINA ARENAS MARTINEZ" w:date="2022-09-20T17:20:00Z">
                    <w:rPr>
                      <w:color w:val="000000"/>
                    </w:rPr>
                  </w:rPrChange>
                </w:rPr>
                <w:t>Integridad de Datos</w:t>
              </w:r>
            </w:ins>
          </w:p>
        </w:tc>
        <w:tc>
          <w:tcPr>
            <w:tcW w:w="13755" w:type="dxa"/>
            <w:shd w:val="clear" w:color="auto" w:fill="auto"/>
            <w:tcMar>
              <w:top w:w="100" w:type="dxa"/>
              <w:left w:w="100" w:type="dxa"/>
              <w:bottom w:w="100" w:type="dxa"/>
              <w:right w:w="100" w:type="dxa"/>
            </w:tcMar>
          </w:tcPr>
          <w:p w14:paraId="2C69F1C3" w14:textId="215BD745" w:rsidR="005B2435" w:rsidRPr="00577439" w:rsidRDefault="00577439">
            <w:pPr>
              <w:widowControl w:val="0"/>
              <w:spacing w:after="120" w:line="240" w:lineRule="auto"/>
              <w:rPr>
                <w:ins w:id="80" w:author="ELSA CRISTINA ARENAS MARTINEZ" w:date="2022-09-20T17:19:00Z"/>
                <w:highlight w:val="yellow"/>
                <w:rPrChange w:id="81" w:author="ELSA CRISTINA ARENAS MARTINEZ" w:date="2022-09-20T17:19:00Z">
                  <w:rPr>
                    <w:ins w:id="82" w:author="ELSA CRISTINA ARENAS MARTINEZ" w:date="2022-09-20T17:19:00Z"/>
                  </w:rPr>
                </w:rPrChange>
              </w:rPr>
            </w:pPr>
            <w:ins w:id="83" w:author="ELSA CRISTINA ARENAS MARTINEZ" w:date="2022-09-20T17:19:00Z">
              <w:r w:rsidRPr="00577439">
                <w:rPr>
                  <w:color w:val="000000"/>
                  <w:highlight w:val="yellow"/>
                  <w:rPrChange w:id="84" w:author="ELSA CRISTINA ARENAS MARTINEZ" w:date="2022-09-20T17:19:00Z">
                    <w:rPr>
                      <w:color w:val="000000"/>
                    </w:rPr>
                  </w:rPrChange>
                </w:rPr>
                <w:t>grado hasta el cual son exactos los datos en cualquier archivo individual.</w:t>
              </w:r>
            </w:ins>
          </w:p>
        </w:tc>
      </w:tr>
      <w:tr w:rsidR="003D7D50" w:rsidRPr="00B0262E" w14:paraId="4E2007BB" w14:textId="77777777">
        <w:tc>
          <w:tcPr>
            <w:tcW w:w="1935" w:type="dxa"/>
            <w:shd w:val="clear" w:color="auto" w:fill="auto"/>
            <w:tcMar>
              <w:top w:w="100" w:type="dxa"/>
              <w:left w:w="100" w:type="dxa"/>
              <w:bottom w:w="100" w:type="dxa"/>
              <w:right w:w="100" w:type="dxa"/>
            </w:tcMar>
          </w:tcPr>
          <w:p w14:paraId="000002E3" w14:textId="77777777" w:rsidR="003D7D50" w:rsidRPr="00B0262E" w:rsidRDefault="00000000">
            <w:pPr>
              <w:widowControl w:val="0"/>
              <w:spacing w:after="120" w:line="240" w:lineRule="auto"/>
              <w:rPr>
                <w:b/>
              </w:rPr>
            </w:pPr>
            <w:r w:rsidRPr="00B0262E">
              <w:rPr>
                <w:b/>
              </w:rPr>
              <w:t>Entidad:</w:t>
            </w:r>
          </w:p>
        </w:tc>
        <w:tc>
          <w:tcPr>
            <w:tcW w:w="13755" w:type="dxa"/>
            <w:shd w:val="clear" w:color="auto" w:fill="auto"/>
            <w:tcMar>
              <w:top w:w="100" w:type="dxa"/>
              <w:left w:w="100" w:type="dxa"/>
              <w:bottom w:w="100" w:type="dxa"/>
              <w:right w:w="100" w:type="dxa"/>
            </w:tcMar>
          </w:tcPr>
          <w:p w14:paraId="000002E4" w14:textId="2A3B43A0" w:rsidR="003D7D50" w:rsidRPr="00B0262E" w:rsidRDefault="00000000">
            <w:pPr>
              <w:widowControl w:val="0"/>
              <w:spacing w:after="120" w:line="240" w:lineRule="auto"/>
            </w:pPr>
            <w:r w:rsidRPr="00B0262E">
              <w:t>representación del mundo real a través de la clasificación de objeto</w:t>
            </w:r>
            <w:r w:rsidR="0075074E" w:rsidRPr="00B0262E">
              <w:t>.</w:t>
            </w:r>
          </w:p>
        </w:tc>
      </w:tr>
      <w:tr w:rsidR="003D7D50" w:rsidRPr="00B0262E" w14:paraId="3DD57CC2" w14:textId="77777777">
        <w:tc>
          <w:tcPr>
            <w:tcW w:w="1935" w:type="dxa"/>
            <w:shd w:val="clear" w:color="auto" w:fill="auto"/>
            <w:tcMar>
              <w:top w:w="100" w:type="dxa"/>
              <w:left w:w="100" w:type="dxa"/>
              <w:bottom w:w="100" w:type="dxa"/>
              <w:right w:w="100" w:type="dxa"/>
            </w:tcMar>
          </w:tcPr>
          <w:p w14:paraId="000002E5" w14:textId="77777777" w:rsidR="003D7D50" w:rsidRPr="00B0262E" w:rsidRDefault="00000000">
            <w:pPr>
              <w:widowControl w:val="0"/>
              <w:spacing w:after="120" w:line="240" w:lineRule="auto"/>
              <w:rPr>
                <w:b/>
              </w:rPr>
            </w:pPr>
            <w:r w:rsidRPr="00B0262E">
              <w:rPr>
                <w:b/>
              </w:rPr>
              <w:t>Objeto:</w:t>
            </w:r>
          </w:p>
        </w:tc>
        <w:tc>
          <w:tcPr>
            <w:tcW w:w="13755" w:type="dxa"/>
            <w:shd w:val="clear" w:color="auto" w:fill="auto"/>
            <w:tcMar>
              <w:top w:w="100" w:type="dxa"/>
              <w:left w:w="100" w:type="dxa"/>
              <w:bottom w:w="100" w:type="dxa"/>
              <w:right w:w="100" w:type="dxa"/>
            </w:tcMar>
          </w:tcPr>
          <w:p w14:paraId="000002E6" w14:textId="2E580F04" w:rsidR="003D7D50" w:rsidRPr="00B0262E" w:rsidRDefault="00000000">
            <w:pPr>
              <w:widowControl w:val="0"/>
              <w:spacing w:after="120" w:line="240" w:lineRule="auto"/>
            </w:pPr>
            <w:r w:rsidRPr="00B0262E">
              <w:t>es una representación abstracta de una entidad del mundo real que tiene una identidad única dentro de la base de datos</w:t>
            </w:r>
            <w:r w:rsidR="0075074E" w:rsidRPr="00B0262E">
              <w:t>.</w:t>
            </w:r>
          </w:p>
        </w:tc>
      </w:tr>
      <w:tr w:rsidR="003D7D50" w:rsidRPr="00B0262E" w14:paraId="421FE090" w14:textId="77777777">
        <w:tc>
          <w:tcPr>
            <w:tcW w:w="1935" w:type="dxa"/>
            <w:shd w:val="clear" w:color="auto" w:fill="auto"/>
            <w:tcMar>
              <w:top w:w="100" w:type="dxa"/>
              <w:left w:w="100" w:type="dxa"/>
              <w:bottom w:w="100" w:type="dxa"/>
              <w:right w:w="100" w:type="dxa"/>
            </w:tcMar>
          </w:tcPr>
          <w:p w14:paraId="000002E7" w14:textId="77777777" w:rsidR="003D7D50" w:rsidRPr="00B0262E" w:rsidRDefault="00000000">
            <w:pPr>
              <w:widowControl w:val="0"/>
              <w:spacing w:after="120" w:line="240" w:lineRule="auto"/>
              <w:rPr>
                <w:b/>
              </w:rPr>
            </w:pPr>
            <w:r w:rsidRPr="00B0262E">
              <w:rPr>
                <w:b/>
              </w:rPr>
              <w:t>SQL:</w:t>
            </w:r>
          </w:p>
        </w:tc>
        <w:tc>
          <w:tcPr>
            <w:tcW w:w="13755" w:type="dxa"/>
            <w:shd w:val="clear" w:color="auto" w:fill="auto"/>
            <w:tcMar>
              <w:top w:w="100" w:type="dxa"/>
              <w:left w:w="100" w:type="dxa"/>
              <w:bottom w:w="100" w:type="dxa"/>
              <w:right w:w="100" w:type="dxa"/>
            </w:tcMar>
          </w:tcPr>
          <w:p w14:paraId="000002E8" w14:textId="2401FA65" w:rsidR="003D7D50" w:rsidRPr="00B0262E" w:rsidRDefault="00000000">
            <w:pPr>
              <w:widowControl w:val="0"/>
              <w:spacing w:after="120" w:line="240" w:lineRule="auto"/>
            </w:pPr>
            <w:r w:rsidRPr="00B0262E">
              <w:t>lenguaje de consulta estructurado</w:t>
            </w:r>
            <w:r w:rsidR="0075074E" w:rsidRPr="00B0262E">
              <w:t>.</w:t>
            </w:r>
          </w:p>
        </w:tc>
      </w:tr>
      <w:tr w:rsidR="00577439" w:rsidRPr="00B0262E" w14:paraId="5D2FA0CF" w14:textId="77777777">
        <w:trPr>
          <w:ins w:id="85" w:author="ELSA CRISTINA ARENAS MARTINEZ" w:date="2022-09-20T17:19:00Z"/>
        </w:trPr>
        <w:tc>
          <w:tcPr>
            <w:tcW w:w="1935" w:type="dxa"/>
            <w:shd w:val="clear" w:color="auto" w:fill="auto"/>
            <w:tcMar>
              <w:top w:w="100" w:type="dxa"/>
              <w:left w:w="100" w:type="dxa"/>
              <w:bottom w:w="100" w:type="dxa"/>
              <w:right w:w="100" w:type="dxa"/>
            </w:tcMar>
          </w:tcPr>
          <w:p w14:paraId="68DBB261" w14:textId="54080206" w:rsidR="00577439" w:rsidRPr="00577439" w:rsidRDefault="00577439">
            <w:pPr>
              <w:widowControl w:val="0"/>
              <w:spacing w:after="120" w:line="240" w:lineRule="auto"/>
              <w:rPr>
                <w:ins w:id="86" w:author="ELSA CRISTINA ARENAS MARTINEZ" w:date="2022-09-20T17:19:00Z"/>
                <w:b/>
                <w:bCs/>
                <w:highlight w:val="yellow"/>
                <w:rPrChange w:id="87" w:author="ELSA CRISTINA ARENAS MARTINEZ" w:date="2022-09-20T17:20:00Z">
                  <w:rPr>
                    <w:ins w:id="88" w:author="ELSA CRISTINA ARENAS MARTINEZ" w:date="2022-09-20T17:19:00Z"/>
                    <w:b/>
                  </w:rPr>
                </w:rPrChange>
              </w:rPr>
            </w:pPr>
            <w:ins w:id="89" w:author="ELSA CRISTINA ARENAS MARTINEZ" w:date="2022-09-20T17:19:00Z">
              <w:r w:rsidRPr="00577439">
                <w:rPr>
                  <w:b/>
                  <w:bCs/>
                  <w:color w:val="000000"/>
                  <w:highlight w:val="yellow"/>
                  <w:rPrChange w:id="90" w:author="ELSA CRISTINA ARENAS MARTINEZ" w:date="2022-09-20T17:20:00Z">
                    <w:rPr>
                      <w:color w:val="000000"/>
                    </w:rPr>
                  </w:rPrChange>
                </w:rPr>
                <w:t>SGBD:</w:t>
              </w:r>
            </w:ins>
          </w:p>
        </w:tc>
        <w:tc>
          <w:tcPr>
            <w:tcW w:w="13755" w:type="dxa"/>
            <w:shd w:val="clear" w:color="auto" w:fill="auto"/>
            <w:tcMar>
              <w:top w:w="100" w:type="dxa"/>
              <w:left w:w="100" w:type="dxa"/>
              <w:bottom w:w="100" w:type="dxa"/>
              <w:right w:w="100" w:type="dxa"/>
            </w:tcMar>
          </w:tcPr>
          <w:p w14:paraId="4F5724E7" w14:textId="7484C99D" w:rsidR="00577439" w:rsidRPr="00577439" w:rsidRDefault="00577439">
            <w:pPr>
              <w:widowControl w:val="0"/>
              <w:spacing w:after="120" w:line="240" w:lineRule="auto"/>
              <w:rPr>
                <w:ins w:id="91" w:author="ELSA CRISTINA ARENAS MARTINEZ" w:date="2022-09-20T17:19:00Z"/>
                <w:highlight w:val="yellow"/>
                <w:rPrChange w:id="92" w:author="ELSA CRISTINA ARENAS MARTINEZ" w:date="2022-09-20T17:20:00Z">
                  <w:rPr>
                    <w:ins w:id="93" w:author="ELSA CRISTINA ARENAS MARTINEZ" w:date="2022-09-20T17:19:00Z"/>
                  </w:rPr>
                </w:rPrChange>
              </w:rPr>
            </w:pPr>
            <w:ins w:id="94" w:author="ELSA CRISTINA ARENAS MARTINEZ" w:date="2022-09-20T17:20:00Z">
              <w:r w:rsidRPr="00577439">
                <w:rPr>
                  <w:color w:val="000000"/>
                  <w:highlight w:val="yellow"/>
                  <w:rPrChange w:id="95" w:author="ELSA CRISTINA ARENAS MARTINEZ" w:date="2022-09-20T17:20:00Z">
                    <w:rPr>
                      <w:color w:val="000000"/>
                    </w:rPr>
                  </w:rPrChange>
                </w:rPr>
                <w:t>es la herramienta que integra una serie de programas o funciones que permiten crear y mantener una base de datos.</w:t>
              </w:r>
            </w:ins>
          </w:p>
        </w:tc>
      </w:tr>
      <w:tr w:rsidR="003D7D50" w:rsidRPr="00B0262E" w14:paraId="5BF6D618" w14:textId="77777777">
        <w:tc>
          <w:tcPr>
            <w:tcW w:w="1935" w:type="dxa"/>
            <w:shd w:val="clear" w:color="auto" w:fill="auto"/>
            <w:tcMar>
              <w:top w:w="100" w:type="dxa"/>
              <w:left w:w="100" w:type="dxa"/>
              <w:bottom w:w="100" w:type="dxa"/>
              <w:right w:w="100" w:type="dxa"/>
            </w:tcMar>
          </w:tcPr>
          <w:p w14:paraId="000002E9" w14:textId="64F2841C" w:rsidR="003D7D50" w:rsidRPr="00B0262E" w:rsidRDefault="00000000">
            <w:pPr>
              <w:widowControl w:val="0"/>
              <w:spacing w:after="120" w:line="240" w:lineRule="auto"/>
              <w:rPr>
                <w:b/>
              </w:rPr>
            </w:pPr>
            <w:r w:rsidRPr="00B0262E">
              <w:rPr>
                <w:b/>
              </w:rPr>
              <w:t>Tupla:</w:t>
            </w:r>
          </w:p>
        </w:tc>
        <w:tc>
          <w:tcPr>
            <w:tcW w:w="13755" w:type="dxa"/>
            <w:shd w:val="clear" w:color="auto" w:fill="auto"/>
            <w:tcMar>
              <w:top w:w="100" w:type="dxa"/>
              <w:left w:w="100" w:type="dxa"/>
              <w:bottom w:w="100" w:type="dxa"/>
              <w:right w:w="100" w:type="dxa"/>
            </w:tcMar>
          </w:tcPr>
          <w:p w14:paraId="000002EA" w14:textId="622893A5" w:rsidR="003D7D50" w:rsidRPr="00B0262E" w:rsidRDefault="00000000">
            <w:pPr>
              <w:widowControl w:val="0"/>
              <w:spacing w:after="120" w:line="240" w:lineRule="auto"/>
            </w:pPr>
            <w:r w:rsidRPr="00B0262E">
              <w:t>una tupla representa el conjunto de información de una fila de registro almacenado de los atributos de una base de datos, ejemplo una tupla es la información de un usuario</w:t>
            </w:r>
            <w:r w:rsidR="00114003" w:rsidRPr="00B0262E">
              <w:t>.</w:t>
            </w:r>
          </w:p>
        </w:tc>
      </w:tr>
    </w:tbl>
    <w:p w14:paraId="000002EB" w14:textId="77777777" w:rsidR="003D7D50" w:rsidRPr="00B0262E" w:rsidRDefault="003D7D50">
      <w:pPr>
        <w:spacing w:after="120" w:line="240" w:lineRule="auto"/>
      </w:pPr>
    </w:p>
    <w:p w14:paraId="000002EC" w14:textId="77777777" w:rsidR="003D7D50" w:rsidRPr="00B0262E" w:rsidRDefault="003D7D50">
      <w:pPr>
        <w:spacing w:after="120" w:line="240" w:lineRule="auto"/>
      </w:pPr>
    </w:p>
    <w:p w14:paraId="000002ED" w14:textId="5628EE0C" w:rsidR="003D7D50" w:rsidRPr="00B0262E" w:rsidRDefault="00DD6B1D">
      <w:pPr>
        <w:spacing w:after="120" w:line="240" w:lineRule="auto"/>
        <w:rPr>
          <w:b/>
        </w:rPr>
      </w:pPr>
      <w:r w:rsidRPr="00B0262E">
        <w:rPr>
          <w:b/>
        </w:rPr>
        <w:t>Referentes bibliográficos</w:t>
      </w:r>
    </w:p>
    <w:p w14:paraId="000002EE" w14:textId="77777777" w:rsidR="003D7D50" w:rsidRPr="00B0262E" w:rsidRDefault="003D7D50">
      <w:pPr>
        <w:spacing w:after="120" w:line="240" w:lineRule="auto"/>
      </w:pPr>
    </w:p>
    <w:tbl>
      <w:tblPr>
        <w:tblStyle w:val="aff1"/>
        <w:tblW w:w="15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3755"/>
      </w:tblGrid>
      <w:tr w:rsidR="003D7D50" w:rsidRPr="00B0262E" w14:paraId="27803222" w14:textId="77777777">
        <w:trPr>
          <w:trHeight w:val="657"/>
        </w:trPr>
        <w:tc>
          <w:tcPr>
            <w:tcW w:w="1935" w:type="dxa"/>
            <w:shd w:val="clear" w:color="auto" w:fill="C9DAF8"/>
            <w:tcMar>
              <w:top w:w="100" w:type="dxa"/>
              <w:left w:w="100" w:type="dxa"/>
              <w:bottom w:w="100" w:type="dxa"/>
              <w:right w:w="100" w:type="dxa"/>
            </w:tcMar>
          </w:tcPr>
          <w:p w14:paraId="000002EF" w14:textId="77777777" w:rsidR="003D7D50" w:rsidRPr="00B0262E" w:rsidRDefault="00000000">
            <w:pPr>
              <w:widowControl w:val="0"/>
              <w:spacing w:after="120" w:line="240" w:lineRule="auto"/>
              <w:rPr>
                <w:b/>
              </w:rPr>
            </w:pPr>
            <w:r w:rsidRPr="00B0262E">
              <w:rPr>
                <w:b/>
              </w:rPr>
              <w:t>Tipo de recurso</w:t>
            </w:r>
          </w:p>
        </w:tc>
        <w:tc>
          <w:tcPr>
            <w:tcW w:w="13755" w:type="dxa"/>
            <w:shd w:val="clear" w:color="auto" w:fill="C9DAF8"/>
            <w:tcMar>
              <w:top w:w="100" w:type="dxa"/>
              <w:left w:w="100" w:type="dxa"/>
              <w:bottom w:w="100" w:type="dxa"/>
              <w:right w:w="100" w:type="dxa"/>
            </w:tcMar>
          </w:tcPr>
          <w:p w14:paraId="000002F0" w14:textId="77777777" w:rsidR="003D7D50" w:rsidRPr="00B0262E" w:rsidRDefault="00000000">
            <w:pPr>
              <w:pStyle w:val="Ttulo"/>
              <w:spacing w:after="120" w:line="240" w:lineRule="auto"/>
              <w:jc w:val="center"/>
              <w:rPr>
                <w:sz w:val="22"/>
                <w:szCs w:val="22"/>
              </w:rPr>
            </w:pPr>
            <w:bookmarkStart w:id="96" w:name="_heading=h.3rdcrjn" w:colFirst="0" w:colLast="0"/>
            <w:bookmarkEnd w:id="96"/>
            <w:r w:rsidRPr="00B0262E">
              <w:rPr>
                <w:sz w:val="22"/>
                <w:szCs w:val="22"/>
              </w:rPr>
              <w:t>Bibliografía</w:t>
            </w:r>
          </w:p>
        </w:tc>
      </w:tr>
      <w:tr w:rsidR="003D7D50" w:rsidRPr="00B0262E" w14:paraId="7C100CE7" w14:textId="77777777">
        <w:trPr>
          <w:trHeight w:val="420"/>
        </w:trPr>
        <w:tc>
          <w:tcPr>
            <w:tcW w:w="15690" w:type="dxa"/>
            <w:gridSpan w:val="2"/>
            <w:shd w:val="clear" w:color="auto" w:fill="auto"/>
            <w:tcMar>
              <w:top w:w="100" w:type="dxa"/>
              <w:left w:w="100" w:type="dxa"/>
              <w:bottom w:w="100" w:type="dxa"/>
              <w:right w:w="100" w:type="dxa"/>
            </w:tcMar>
          </w:tcPr>
          <w:p w14:paraId="000002F1" w14:textId="77777777" w:rsidR="003D7D50" w:rsidRPr="00B0262E" w:rsidRDefault="00000000">
            <w:pPr>
              <w:widowControl w:val="0"/>
              <w:spacing w:after="120" w:line="240" w:lineRule="auto"/>
              <w:jc w:val="both"/>
            </w:pPr>
            <w:r w:rsidRPr="00E92458">
              <w:rPr>
                <w:color w:val="000000"/>
              </w:rPr>
              <w:t xml:space="preserve">Aragón Y., González, C., Hernández, O., &amp; Hernández, E. (2018). Herramienta para el aprendizaje de bases de datos relacionales. </w:t>
            </w:r>
            <w:r w:rsidRPr="00E92458">
              <w:rPr>
                <w:i/>
                <w:color w:val="000000"/>
              </w:rPr>
              <w:t>Revista Cubana de Ciencias Informáticas</w:t>
            </w:r>
            <w:r w:rsidRPr="00E92458">
              <w:rPr>
                <w:color w:val="000000"/>
              </w:rPr>
              <w:t xml:space="preserve">. </w:t>
            </w:r>
            <w:hyperlink r:id="rId69">
              <w:r w:rsidRPr="00E92458">
                <w:rPr>
                  <w:color w:val="0000FF"/>
                  <w:u w:val="single"/>
                </w:rPr>
                <w:t>http://scielo.sld.cu/scielo.php?script=sci_arttext&amp;pid=S2227-18992018000300012</w:t>
              </w:r>
            </w:hyperlink>
          </w:p>
        </w:tc>
      </w:tr>
      <w:tr w:rsidR="003D7D50" w:rsidRPr="00B0262E" w14:paraId="0ECBEFDC" w14:textId="77777777">
        <w:trPr>
          <w:trHeight w:val="420"/>
        </w:trPr>
        <w:tc>
          <w:tcPr>
            <w:tcW w:w="15690" w:type="dxa"/>
            <w:gridSpan w:val="2"/>
            <w:shd w:val="clear" w:color="auto" w:fill="auto"/>
            <w:tcMar>
              <w:top w:w="100" w:type="dxa"/>
              <w:left w:w="100" w:type="dxa"/>
              <w:bottom w:w="100" w:type="dxa"/>
              <w:right w:w="100" w:type="dxa"/>
            </w:tcMar>
          </w:tcPr>
          <w:p w14:paraId="62CF3B59" w14:textId="77777777" w:rsidR="005C0798" w:rsidRPr="00B0262E" w:rsidRDefault="00000000" w:rsidP="005C0798">
            <w:pPr>
              <w:widowControl w:val="0"/>
              <w:spacing w:after="120" w:line="240" w:lineRule="auto"/>
            </w:pPr>
            <w:proofErr w:type="spellStart"/>
            <w:r w:rsidRPr="00B0262E">
              <w:t>Beynon</w:t>
            </w:r>
            <w:proofErr w:type="spellEnd"/>
            <w:r w:rsidRPr="00B0262E">
              <w:t xml:space="preserve">-Davies, P. (2018). </w:t>
            </w:r>
            <w:r w:rsidRPr="00B0262E">
              <w:rPr>
                <w:i/>
                <w:iCs/>
              </w:rPr>
              <w:t>Sistemas de bases de datos</w:t>
            </w:r>
            <w:r w:rsidRPr="00B0262E">
              <w:t xml:space="preserve">. Editorial Reverté. </w:t>
            </w:r>
          </w:p>
          <w:p w14:paraId="000002F3" w14:textId="0A72CC57" w:rsidR="003D7D50" w:rsidRPr="00B0262E" w:rsidRDefault="00000000" w:rsidP="00EC1D69">
            <w:pPr>
              <w:widowControl w:val="0"/>
              <w:spacing w:after="120" w:line="240" w:lineRule="auto"/>
            </w:pPr>
            <w:hyperlink r:id="rId70" w:anchor="v=onepage&amp;q=bases%20de%20datos&amp;f=false" w:history="1">
              <w:r w:rsidR="005C0798" w:rsidRPr="00E92458">
                <w:rPr>
                  <w:rStyle w:val="Hipervnculo"/>
                </w:rPr>
                <w:t>https://books.google.es/books?hl=es&amp;lr=&amp;id=XjbeDwAAQBAJ&amp;oi=fnd&amp;pg=PR5&amp;dq=bases+de+datos&amp;ots=DIBXDRJPGU&amp;sig=8sk6MPk4qc9zwSgjd7tiiFQFw94#v=onepage&amp;q=bases%20de%20datos&amp;f=false</w:t>
              </w:r>
            </w:hyperlink>
            <w:r w:rsidR="005C0798" w:rsidRPr="00E92458">
              <w:rPr>
                <w:color w:val="000000"/>
              </w:rPr>
              <w:t xml:space="preserve"> </w:t>
            </w:r>
            <w:r w:rsidR="005C0798" w:rsidRPr="00B0262E">
              <w:t xml:space="preserve"> </w:t>
            </w:r>
          </w:p>
        </w:tc>
      </w:tr>
      <w:tr w:rsidR="003D7D50" w:rsidRPr="00B0262E" w14:paraId="40BD7ACD" w14:textId="77777777">
        <w:trPr>
          <w:trHeight w:val="420"/>
        </w:trPr>
        <w:tc>
          <w:tcPr>
            <w:tcW w:w="15690" w:type="dxa"/>
            <w:gridSpan w:val="2"/>
            <w:shd w:val="clear" w:color="auto" w:fill="auto"/>
            <w:tcMar>
              <w:top w:w="100" w:type="dxa"/>
              <w:left w:w="100" w:type="dxa"/>
              <w:bottom w:w="100" w:type="dxa"/>
              <w:right w:w="100" w:type="dxa"/>
            </w:tcMar>
          </w:tcPr>
          <w:p w14:paraId="000002F5" w14:textId="77777777" w:rsidR="003D7D50" w:rsidRPr="00B0262E" w:rsidRDefault="00000000">
            <w:pPr>
              <w:widowControl w:val="0"/>
              <w:spacing w:after="120" w:line="240" w:lineRule="auto"/>
              <w:jc w:val="both"/>
            </w:pPr>
            <w:r w:rsidRPr="00B0262E">
              <w:lastRenderedPageBreak/>
              <w:t xml:space="preserve">Capacho, J., &amp; Nieto, W. (2017). </w:t>
            </w:r>
            <w:r w:rsidRPr="00B0262E">
              <w:rPr>
                <w:i/>
                <w:iCs/>
              </w:rPr>
              <w:t>Diseño de bases de datos</w:t>
            </w:r>
            <w:r w:rsidRPr="00B0262E">
              <w:t>. Diseño de bases de datos (1st ed., p 51). Universidad del Norte.</w:t>
            </w:r>
            <w:hyperlink r:id="rId71">
              <w:r w:rsidRPr="00B0262E">
                <w:t xml:space="preserve"> </w:t>
              </w:r>
            </w:hyperlink>
            <w:hyperlink r:id="rId72">
              <w:r w:rsidRPr="00B0262E">
                <w:rPr>
                  <w:color w:val="1155CC"/>
                  <w:u w:val="single"/>
                </w:rPr>
                <w:t>https://sena-primo.hosted.exlibrisgroup.com/permalink/f/1i756fj/TN_cdi_jstor_books_j_ctt2050w3s_7</w:t>
              </w:r>
            </w:hyperlink>
          </w:p>
        </w:tc>
      </w:tr>
      <w:tr w:rsidR="003D7D50" w:rsidRPr="00B0262E" w14:paraId="401CE6EF" w14:textId="77777777">
        <w:trPr>
          <w:trHeight w:val="420"/>
        </w:trPr>
        <w:tc>
          <w:tcPr>
            <w:tcW w:w="15690" w:type="dxa"/>
            <w:gridSpan w:val="2"/>
            <w:shd w:val="clear" w:color="auto" w:fill="auto"/>
            <w:tcMar>
              <w:top w:w="100" w:type="dxa"/>
              <w:left w:w="100" w:type="dxa"/>
              <w:bottom w:w="100" w:type="dxa"/>
              <w:right w:w="100" w:type="dxa"/>
            </w:tcMar>
          </w:tcPr>
          <w:p w14:paraId="000002F7" w14:textId="77777777" w:rsidR="003D7D50" w:rsidRPr="00B0262E" w:rsidRDefault="00000000">
            <w:pPr>
              <w:widowControl w:val="0"/>
              <w:spacing w:after="120" w:line="240" w:lineRule="auto"/>
              <w:jc w:val="both"/>
            </w:pPr>
            <w:r w:rsidRPr="00E92458">
              <w:rPr>
                <w:color w:val="000000"/>
              </w:rPr>
              <w:t xml:space="preserve">Gómez, Y. (2018). </w:t>
            </w:r>
            <w:r w:rsidRPr="00E92458">
              <w:rPr>
                <w:i/>
                <w:iCs/>
                <w:color w:val="000000"/>
              </w:rPr>
              <w:t>Estudio de seguridad en bases de datos SQL y NOSQL</w:t>
            </w:r>
            <w:r w:rsidRPr="00E92458">
              <w:rPr>
                <w:color w:val="000000"/>
              </w:rPr>
              <w:t xml:space="preserve">. Universidad Nacional Abierta y a Distancia.  </w:t>
            </w:r>
            <w:hyperlink r:id="rId73">
              <w:r w:rsidRPr="00E92458">
                <w:rPr>
                  <w:color w:val="0000FF"/>
                  <w:u w:val="single"/>
                </w:rPr>
                <w:t>https://repository.unad.edu.co/handle/10596/21429</w:t>
              </w:r>
            </w:hyperlink>
          </w:p>
        </w:tc>
      </w:tr>
      <w:tr w:rsidR="003D7D50" w:rsidRPr="00B0262E" w14:paraId="2FD43E36" w14:textId="77777777">
        <w:trPr>
          <w:trHeight w:val="420"/>
        </w:trPr>
        <w:tc>
          <w:tcPr>
            <w:tcW w:w="15690" w:type="dxa"/>
            <w:gridSpan w:val="2"/>
            <w:shd w:val="clear" w:color="auto" w:fill="auto"/>
            <w:tcMar>
              <w:top w:w="100" w:type="dxa"/>
              <w:left w:w="100" w:type="dxa"/>
              <w:bottom w:w="100" w:type="dxa"/>
              <w:right w:w="100" w:type="dxa"/>
            </w:tcMar>
          </w:tcPr>
          <w:p w14:paraId="000002F9" w14:textId="77777777" w:rsidR="003D7D50" w:rsidRPr="00E92458" w:rsidRDefault="00000000">
            <w:pPr>
              <w:widowControl w:val="0"/>
              <w:spacing w:after="120" w:line="240" w:lineRule="auto"/>
              <w:jc w:val="both"/>
              <w:rPr>
                <w:color w:val="000000"/>
              </w:rPr>
            </w:pPr>
            <w:r w:rsidRPr="00E92458">
              <w:rPr>
                <w:color w:val="000000"/>
              </w:rPr>
              <w:t xml:space="preserve">González, J. (2022). </w:t>
            </w:r>
            <w:r w:rsidRPr="00E92458">
              <w:rPr>
                <w:i/>
                <w:color w:val="000000"/>
              </w:rPr>
              <w:t>Utilización de las bases de datos relacionales en el sistema de gestión y almacenamiento de datos</w:t>
            </w:r>
            <w:r w:rsidRPr="00E92458">
              <w:rPr>
                <w:color w:val="000000"/>
              </w:rPr>
              <w:t xml:space="preserve">. Editorial Paraninfo. </w:t>
            </w:r>
            <w:hyperlink r:id="rId74" w:anchor="v=onepage&amp;q=bases%20de%20datos&amp;f=false">
              <w:r w:rsidRPr="00E92458">
                <w:rPr>
                  <w:color w:val="0000FF"/>
                  <w:u w:val="single"/>
                </w:rPr>
                <w:t>https://books.google.es/books?hl=es&amp;lr=&amp;id=hPV2EAAAQBAJ&amp;oi=fnd&amp;pg=PR7&amp;dq=bases+de+datos&amp;ots=ZtVZ5cCbw2&amp;sig=OlE5gCoqw-tpL5RKdAPOpNQ7d0o#v=onepage&amp;q=bases%20de%20datos&amp;f=false</w:t>
              </w:r>
            </w:hyperlink>
          </w:p>
        </w:tc>
      </w:tr>
      <w:tr w:rsidR="003D7D50" w:rsidRPr="00B0262E" w14:paraId="7C6359DB" w14:textId="77777777">
        <w:trPr>
          <w:trHeight w:val="420"/>
        </w:trPr>
        <w:tc>
          <w:tcPr>
            <w:tcW w:w="15690" w:type="dxa"/>
            <w:gridSpan w:val="2"/>
            <w:shd w:val="clear" w:color="auto" w:fill="auto"/>
            <w:tcMar>
              <w:top w:w="100" w:type="dxa"/>
              <w:left w:w="100" w:type="dxa"/>
              <w:bottom w:w="100" w:type="dxa"/>
              <w:right w:w="100" w:type="dxa"/>
            </w:tcMar>
          </w:tcPr>
          <w:p w14:paraId="000002FB" w14:textId="77777777" w:rsidR="003D7D50" w:rsidRPr="00B0262E" w:rsidRDefault="00000000">
            <w:pPr>
              <w:widowControl w:val="0"/>
              <w:spacing w:after="120" w:line="240" w:lineRule="auto"/>
              <w:jc w:val="both"/>
            </w:pPr>
            <w:r w:rsidRPr="00B0262E">
              <w:t xml:space="preserve">Marqués, M. (2010). Base de Datos. De </w:t>
            </w:r>
            <w:proofErr w:type="spellStart"/>
            <w:r w:rsidRPr="00B0262E">
              <w:rPr>
                <w:sz w:val="21"/>
                <w:szCs w:val="21"/>
              </w:rPr>
              <w:t>Universitat</w:t>
            </w:r>
            <w:proofErr w:type="spellEnd"/>
            <w:r w:rsidRPr="00B0262E">
              <w:rPr>
                <w:sz w:val="21"/>
                <w:szCs w:val="21"/>
              </w:rPr>
              <w:t xml:space="preserve"> Jaume I.</w:t>
            </w:r>
            <w:r w:rsidRPr="00B0262E">
              <w:t xml:space="preserve"> </w:t>
            </w:r>
            <w:hyperlink r:id="rId75">
              <w:r w:rsidRPr="00B0262E">
                <w:rPr>
                  <w:color w:val="1155CC"/>
                  <w:u w:val="single"/>
                </w:rPr>
                <w:t>http://repositori.uji.es/xmlui/handle/10234/24183</w:t>
              </w:r>
            </w:hyperlink>
          </w:p>
        </w:tc>
      </w:tr>
      <w:tr w:rsidR="003D7D50" w:rsidRPr="00B0262E" w14:paraId="0A7B2843" w14:textId="77777777">
        <w:trPr>
          <w:trHeight w:val="420"/>
        </w:trPr>
        <w:tc>
          <w:tcPr>
            <w:tcW w:w="15690" w:type="dxa"/>
            <w:gridSpan w:val="2"/>
            <w:shd w:val="clear" w:color="auto" w:fill="auto"/>
            <w:tcMar>
              <w:top w:w="100" w:type="dxa"/>
              <w:left w:w="100" w:type="dxa"/>
              <w:bottom w:w="100" w:type="dxa"/>
              <w:right w:w="100" w:type="dxa"/>
            </w:tcMar>
          </w:tcPr>
          <w:p w14:paraId="000002FD" w14:textId="77777777" w:rsidR="003D7D50" w:rsidRPr="00B0262E" w:rsidRDefault="00000000">
            <w:pPr>
              <w:widowControl w:val="0"/>
              <w:spacing w:after="120" w:line="240" w:lineRule="auto"/>
              <w:jc w:val="both"/>
            </w:pPr>
            <w:r w:rsidRPr="00E92458">
              <w:rPr>
                <w:color w:val="000000"/>
              </w:rPr>
              <w:t xml:space="preserve">Mendoza, A., &amp; López, R. (2018). Bases de datos. Universidad de chile. </w:t>
            </w:r>
            <w:hyperlink r:id="rId76">
              <w:r w:rsidRPr="00E92458">
                <w:rPr>
                  <w:color w:val="0000FF"/>
                  <w:u w:val="single"/>
                </w:rPr>
                <w:t>https://repositorio.uchile.cl/handle/2250/151632</w:t>
              </w:r>
            </w:hyperlink>
            <w:r w:rsidRPr="00B0262E">
              <w:t xml:space="preserve"> </w:t>
            </w:r>
          </w:p>
        </w:tc>
      </w:tr>
      <w:tr w:rsidR="003D7D50" w:rsidRPr="00B0262E" w14:paraId="31C45600" w14:textId="77777777">
        <w:trPr>
          <w:trHeight w:val="420"/>
        </w:trPr>
        <w:tc>
          <w:tcPr>
            <w:tcW w:w="15690" w:type="dxa"/>
            <w:gridSpan w:val="2"/>
            <w:shd w:val="clear" w:color="auto" w:fill="auto"/>
            <w:tcMar>
              <w:top w:w="100" w:type="dxa"/>
              <w:left w:w="100" w:type="dxa"/>
              <w:bottom w:w="100" w:type="dxa"/>
              <w:right w:w="100" w:type="dxa"/>
            </w:tcMar>
          </w:tcPr>
          <w:p w14:paraId="000002FF" w14:textId="46C325B3" w:rsidR="003D7D50" w:rsidRPr="00B0262E" w:rsidRDefault="00000000">
            <w:pPr>
              <w:widowControl w:val="0"/>
              <w:spacing w:after="120" w:line="240" w:lineRule="auto"/>
              <w:jc w:val="both"/>
            </w:pPr>
            <w:proofErr w:type="spellStart"/>
            <w:r w:rsidRPr="00B0262E">
              <w:t>Millán</w:t>
            </w:r>
            <w:proofErr w:type="spellEnd"/>
            <w:r w:rsidRPr="00B0262E">
              <w:t xml:space="preserve">, M. (2017). </w:t>
            </w:r>
            <w:r w:rsidRPr="00B0262E">
              <w:rPr>
                <w:i/>
                <w:iCs/>
              </w:rPr>
              <w:t>Fundamentos de bases de datos</w:t>
            </w:r>
            <w:r w:rsidRPr="00B0262E">
              <w:t>. Universidad del Valle. Programa Editorial.</w:t>
            </w:r>
            <w:r w:rsidR="00D615C9" w:rsidRPr="00B0262E">
              <w:t xml:space="preserve"> </w:t>
            </w:r>
            <w:hyperlink r:id="rId77" w:history="1">
              <w:r w:rsidR="005C0798" w:rsidRPr="00B0262E">
                <w:rPr>
                  <w:rStyle w:val="Hipervnculo"/>
                </w:rPr>
                <w:t>https://sena-primo.hosted.exlibrisgroup.com/permalink/f/1j5choe/sena_elibroELB129060</w:t>
              </w:r>
            </w:hyperlink>
            <w:r w:rsidRPr="00B0262E">
              <w:t xml:space="preserve"> </w:t>
            </w:r>
          </w:p>
        </w:tc>
      </w:tr>
      <w:tr w:rsidR="003D7D50" w14:paraId="542418AA" w14:textId="77777777">
        <w:trPr>
          <w:trHeight w:val="420"/>
        </w:trPr>
        <w:tc>
          <w:tcPr>
            <w:tcW w:w="15690" w:type="dxa"/>
            <w:gridSpan w:val="2"/>
            <w:shd w:val="clear" w:color="auto" w:fill="auto"/>
            <w:tcMar>
              <w:top w:w="100" w:type="dxa"/>
              <w:left w:w="100" w:type="dxa"/>
              <w:bottom w:w="100" w:type="dxa"/>
              <w:right w:w="100" w:type="dxa"/>
            </w:tcMar>
          </w:tcPr>
          <w:p w14:paraId="00000301" w14:textId="478A23B6" w:rsidR="003D7D50" w:rsidRDefault="00000000">
            <w:pPr>
              <w:widowControl w:val="0"/>
              <w:spacing w:after="120" w:line="240" w:lineRule="auto"/>
              <w:jc w:val="both"/>
            </w:pPr>
            <w:r w:rsidRPr="00E92458">
              <w:rPr>
                <w:color w:val="000000"/>
              </w:rPr>
              <w:t xml:space="preserve">Muñoz, R., Maldonado, C., </w:t>
            </w:r>
            <w:proofErr w:type="spellStart"/>
            <w:r w:rsidRPr="00E92458">
              <w:rPr>
                <w:color w:val="000000"/>
              </w:rPr>
              <w:t>Damiano</w:t>
            </w:r>
            <w:proofErr w:type="spellEnd"/>
            <w:r w:rsidRPr="00E92458">
              <w:rPr>
                <w:color w:val="000000"/>
              </w:rPr>
              <w:t xml:space="preserve">, L., Romero, </w:t>
            </w:r>
            <w:r w:rsidR="001049BC" w:rsidRPr="00E92458">
              <w:rPr>
                <w:color w:val="000000"/>
              </w:rPr>
              <w:t>M.,</w:t>
            </w:r>
            <w:r w:rsidRPr="00E92458">
              <w:rPr>
                <w:color w:val="000000"/>
              </w:rPr>
              <w:t xml:space="preserve"> Bueno, M., Quinteros, S. &amp; Arguello, S. (2018). </w:t>
            </w:r>
            <w:r w:rsidRPr="00E92458">
              <w:rPr>
                <w:i/>
                <w:iCs/>
                <w:color w:val="000000"/>
              </w:rPr>
              <w:t xml:space="preserve">Buenas prácticas en el diseño de estructuras de datos en bases de datos relacionales. </w:t>
            </w:r>
            <w:r w:rsidRPr="00E92458">
              <w:rPr>
                <w:color w:val="000000"/>
              </w:rPr>
              <w:t>Red de Universidades con Carreras en Informática</w:t>
            </w:r>
            <w:r w:rsidRPr="00E92458">
              <w:rPr>
                <w:i/>
                <w:color w:val="000000"/>
              </w:rPr>
              <w:t>.</w:t>
            </w:r>
            <w:r w:rsidRPr="00E92458">
              <w:rPr>
                <w:color w:val="000000"/>
              </w:rPr>
              <w:t xml:space="preserve"> </w:t>
            </w:r>
            <w:hyperlink r:id="rId78">
              <w:r w:rsidRPr="00E92458">
                <w:rPr>
                  <w:color w:val="0000FF"/>
                  <w:u w:val="single"/>
                </w:rPr>
                <w:t>http://sedici.unlp.edu.ar/handle/10915/67409</w:t>
              </w:r>
            </w:hyperlink>
            <w:r w:rsidRPr="00E92458">
              <w:rPr>
                <w:color w:val="000000"/>
              </w:rPr>
              <w:t xml:space="preserve"> </w:t>
            </w:r>
          </w:p>
        </w:tc>
      </w:tr>
    </w:tbl>
    <w:p w14:paraId="00000303" w14:textId="77777777" w:rsidR="003D7D50" w:rsidRDefault="003D7D50">
      <w:pPr>
        <w:spacing w:after="120" w:line="240" w:lineRule="auto"/>
      </w:pPr>
    </w:p>
    <w:p w14:paraId="00000304" w14:textId="77777777" w:rsidR="003D7D50" w:rsidRDefault="003D7D50">
      <w:pPr>
        <w:pStyle w:val="Ttulo"/>
        <w:spacing w:after="120" w:line="240" w:lineRule="auto"/>
        <w:rPr>
          <w:sz w:val="22"/>
          <w:szCs w:val="22"/>
        </w:rPr>
      </w:pPr>
    </w:p>
    <w:sectPr w:rsidR="003D7D50">
      <w:headerReference w:type="default" r:id="rId79"/>
      <w:pgSz w:w="16834" w:h="11909" w:orient="landscape"/>
      <w:pgMar w:top="851" w:right="567" w:bottom="567" w:left="5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USER" w:date="2022-09-08T12:07:00Z" w:initials="U">
    <w:p w14:paraId="4FD87D76" w14:textId="31D66F49" w:rsidR="00FA5466" w:rsidRDefault="00192E9D">
      <w:pPr>
        <w:pStyle w:val="Textocomentario"/>
      </w:pPr>
      <w:r>
        <w:rPr>
          <w:rStyle w:val="Refdecomentario"/>
        </w:rPr>
        <w:annotationRef/>
      </w:r>
      <w:r w:rsidR="00E92458">
        <w:t xml:space="preserve">Para el diseñador, por favor, </w:t>
      </w:r>
      <w:r w:rsidR="00FA5466">
        <w:t>p</w:t>
      </w:r>
      <w:r>
        <w:t xml:space="preserve">oner </w:t>
      </w:r>
    </w:p>
    <w:p w14:paraId="764344A1" w14:textId="4AA24FB4" w:rsidR="00E92458" w:rsidRPr="00FA5466" w:rsidRDefault="00192E9D">
      <w:pPr>
        <w:pStyle w:val="Textocomentario"/>
        <w:rPr>
          <w:b/>
          <w:bCs/>
        </w:rPr>
      </w:pPr>
      <w:r w:rsidRPr="00FA5466">
        <w:rPr>
          <w:b/>
          <w:bCs/>
        </w:rPr>
        <w:t>Tabla</w:t>
      </w:r>
      <w:r w:rsidR="006A28EA" w:rsidRPr="00FA5466">
        <w:rPr>
          <w:b/>
          <w:bCs/>
        </w:rPr>
        <w:t xml:space="preserve"> 1</w:t>
      </w:r>
      <w:r w:rsidRPr="00FA5466">
        <w:rPr>
          <w:b/>
          <w:bCs/>
        </w:rPr>
        <w:t xml:space="preserve"> </w:t>
      </w:r>
    </w:p>
    <w:p w14:paraId="72BEF17A" w14:textId="2C8B4783" w:rsidR="00192E9D" w:rsidRDefault="00640737">
      <w:pPr>
        <w:pStyle w:val="Textocomentario"/>
      </w:pPr>
      <w:r>
        <w:t xml:space="preserve">Título: </w:t>
      </w:r>
      <w:r w:rsidRPr="00640737">
        <w:rPr>
          <w:i/>
          <w:iCs/>
        </w:rPr>
        <w:t>Los elementos de una tabla</w:t>
      </w:r>
    </w:p>
  </w:comment>
  <w:comment w:id="37" w:author="USER" w:date="2022-09-08T15:52:00Z" w:initials="U">
    <w:p w14:paraId="0862FEBF" w14:textId="19D0EAD2" w:rsidR="00E92458" w:rsidRDefault="00E92458">
      <w:pPr>
        <w:pStyle w:val="Textocomentario"/>
      </w:pPr>
      <w:r>
        <w:rPr>
          <w:rStyle w:val="Refdecomentario"/>
        </w:rPr>
        <w:annotationRef/>
      </w:r>
      <w:r>
        <w:t>Para el diseñador, por favor poner esto:</w:t>
      </w:r>
    </w:p>
    <w:p w14:paraId="14A0D7DD" w14:textId="77777777" w:rsidR="00E92458" w:rsidRPr="00FA5466" w:rsidRDefault="00E92458">
      <w:pPr>
        <w:pStyle w:val="Textocomentario"/>
        <w:rPr>
          <w:b/>
          <w:bCs/>
        </w:rPr>
      </w:pPr>
      <w:r w:rsidRPr="00FA5466">
        <w:rPr>
          <w:b/>
          <w:bCs/>
        </w:rPr>
        <w:t>Tabla 4</w:t>
      </w:r>
    </w:p>
    <w:p w14:paraId="39A70F03" w14:textId="42ECE1D7" w:rsidR="00E92458" w:rsidRDefault="00E92458">
      <w:pPr>
        <w:pStyle w:val="Textocomentario"/>
      </w:pPr>
      <w:r>
        <w:t xml:space="preserve"> Título: </w:t>
      </w:r>
      <w:r w:rsidRPr="008F2E53">
        <w:rPr>
          <w:i/>
          <w:iCs/>
        </w:rPr>
        <w:t>Llaves foráneas</w:t>
      </w:r>
    </w:p>
  </w:comment>
  <w:comment w:id="42" w:author="USER" w:date="2022-09-08T12:10:00Z" w:initials="U">
    <w:p w14:paraId="0067F623" w14:textId="4355B84B" w:rsidR="002A1A86" w:rsidRDefault="0079255D">
      <w:pPr>
        <w:pStyle w:val="Textocomentario"/>
      </w:pPr>
      <w:r>
        <w:rPr>
          <w:rStyle w:val="Refdecomentario"/>
        </w:rPr>
        <w:annotationRef/>
      </w:r>
      <w:r w:rsidR="002A1A86">
        <w:t>Para el diseñador, por favor ponerle los títulos</w:t>
      </w:r>
    </w:p>
    <w:p w14:paraId="5C54DF84" w14:textId="4D405526" w:rsidR="002A1A86" w:rsidRPr="00FA5466" w:rsidRDefault="0079255D">
      <w:pPr>
        <w:pStyle w:val="Textocomentario"/>
        <w:rPr>
          <w:b/>
          <w:bCs/>
        </w:rPr>
      </w:pPr>
      <w:r w:rsidRPr="00FA5466">
        <w:rPr>
          <w:b/>
          <w:bCs/>
        </w:rPr>
        <w:t>Figura</w:t>
      </w:r>
      <w:r w:rsidR="009C7B8C" w:rsidRPr="00FA5466">
        <w:rPr>
          <w:b/>
          <w:bCs/>
        </w:rPr>
        <w:t xml:space="preserve"> 4</w:t>
      </w:r>
    </w:p>
    <w:p w14:paraId="22325F7E" w14:textId="599C4D78" w:rsidR="0079255D" w:rsidRDefault="009C7B8C">
      <w:pPr>
        <w:pStyle w:val="Textocomentario"/>
      </w:pPr>
      <w:r>
        <w:t>T</w:t>
      </w:r>
      <w:r w:rsidR="0079255D">
        <w:t>ítulo</w:t>
      </w:r>
      <w:r w:rsidR="008F2E53">
        <w:t>:</w:t>
      </w:r>
      <w:r w:rsidR="007E6FC3">
        <w:t xml:space="preserve"> </w:t>
      </w:r>
      <w:r w:rsidR="007E6FC3" w:rsidRPr="007E6FC3">
        <w:rPr>
          <w:i/>
          <w:iCs/>
        </w:rPr>
        <w:t>Normalización</w:t>
      </w:r>
    </w:p>
  </w:comment>
  <w:comment w:id="44" w:author="USER" w:date="2022-09-08T13:30:00Z" w:initials="U">
    <w:p w14:paraId="28E04384" w14:textId="55194BBD" w:rsidR="002A1A86" w:rsidRDefault="00EA3549">
      <w:pPr>
        <w:pStyle w:val="Textocomentario"/>
        <w:rPr>
          <w:rStyle w:val="Refdecomentario"/>
        </w:rPr>
      </w:pPr>
      <w:r>
        <w:rPr>
          <w:rStyle w:val="Refdecomentario"/>
        </w:rPr>
        <w:annotationRef/>
      </w:r>
      <w:r w:rsidR="002A1A86">
        <w:rPr>
          <w:rStyle w:val="Refdecomentario"/>
        </w:rPr>
        <w:t>Para el diseñador, por favor agregar</w:t>
      </w:r>
    </w:p>
    <w:p w14:paraId="0FC4F24A" w14:textId="77777777" w:rsidR="00FA5466" w:rsidRPr="00FA5466" w:rsidRDefault="009C7B8C">
      <w:pPr>
        <w:pStyle w:val="Textocomentario"/>
        <w:rPr>
          <w:rStyle w:val="Refdecomentario"/>
          <w:b/>
          <w:bCs/>
        </w:rPr>
      </w:pPr>
      <w:r w:rsidRPr="00FA5466">
        <w:rPr>
          <w:rStyle w:val="Refdecomentario"/>
          <w:b/>
          <w:bCs/>
        </w:rPr>
        <w:t>Figura 5</w:t>
      </w:r>
    </w:p>
    <w:p w14:paraId="1BC19B9A" w14:textId="071ACE90" w:rsidR="00EA3549" w:rsidRDefault="007E6FC3">
      <w:pPr>
        <w:pStyle w:val="Textocomentario"/>
      </w:pPr>
      <w:r>
        <w:rPr>
          <w:rStyle w:val="Refdecomentario"/>
        </w:rPr>
        <w:t xml:space="preserve">Título: </w:t>
      </w:r>
      <w:r w:rsidRPr="007E6FC3">
        <w:rPr>
          <w:rStyle w:val="Refdecomentario"/>
          <w:i/>
          <w:iCs/>
        </w:rPr>
        <w:t>Relación uno a uno</w:t>
      </w:r>
    </w:p>
  </w:comment>
  <w:comment w:id="45" w:author="USER" w:date="2022-09-08T13:30:00Z" w:initials="U">
    <w:p w14:paraId="326A2DA0" w14:textId="36BE9FF5" w:rsidR="00FA5466" w:rsidRDefault="00EA3549">
      <w:pPr>
        <w:pStyle w:val="Textocomentario"/>
      </w:pPr>
      <w:r>
        <w:rPr>
          <w:rStyle w:val="Refdecomentario"/>
        </w:rPr>
        <w:annotationRef/>
      </w:r>
      <w:r w:rsidR="00FA5466">
        <w:t>Para el diseñador ponerle el título</w:t>
      </w:r>
    </w:p>
    <w:p w14:paraId="3AC465CA" w14:textId="77777777" w:rsidR="00FA5466" w:rsidRPr="00FA5466" w:rsidRDefault="009C7B8C">
      <w:pPr>
        <w:pStyle w:val="Textocomentario"/>
        <w:rPr>
          <w:b/>
          <w:bCs/>
        </w:rPr>
      </w:pPr>
      <w:r w:rsidRPr="00FA5466">
        <w:rPr>
          <w:b/>
          <w:bCs/>
        </w:rPr>
        <w:t>F</w:t>
      </w:r>
      <w:r w:rsidR="00EA3549" w:rsidRPr="00FA5466">
        <w:rPr>
          <w:b/>
          <w:bCs/>
        </w:rPr>
        <w:t>igura</w:t>
      </w:r>
      <w:r w:rsidRPr="00FA5466">
        <w:rPr>
          <w:b/>
          <w:bCs/>
        </w:rPr>
        <w:t xml:space="preserve"> 6</w:t>
      </w:r>
    </w:p>
    <w:p w14:paraId="046EA0FA" w14:textId="63577788" w:rsidR="00EA3549" w:rsidRDefault="007E6FC3">
      <w:pPr>
        <w:pStyle w:val="Textocomentario"/>
      </w:pPr>
      <w:r>
        <w:t xml:space="preserve">Título: </w:t>
      </w:r>
      <w:r w:rsidRPr="00FA5466">
        <w:rPr>
          <w:i/>
          <w:iCs/>
        </w:rPr>
        <w:t>Relación uno a muchos</w:t>
      </w:r>
    </w:p>
  </w:comment>
  <w:comment w:id="46" w:author="USER" w:date="2022-09-08T13:30:00Z" w:initials="U">
    <w:p w14:paraId="001A3C47" w14:textId="1A6C6B15" w:rsidR="00FA5466" w:rsidRDefault="00EA3549">
      <w:pPr>
        <w:pStyle w:val="Textocomentario"/>
      </w:pPr>
      <w:r>
        <w:rPr>
          <w:rStyle w:val="Refdecomentario"/>
        </w:rPr>
        <w:annotationRef/>
      </w:r>
      <w:r w:rsidR="00FA5466">
        <w:t>Para el diseñador, poner título</w:t>
      </w:r>
    </w:p>
    <w:p w14:paraId="222FA47F" w14:textId="77777777" w:rsidR="00FA5466" w:rsidRDefault="00EA3549">
      <w:pPr>
        <w:pStyle w:val="Textocomentario"/>
      </w:pPr>
      <w:r w:rsidRPr="00FA5466">
        <w:rPr>
          <w:b/>
          <w:bCs/>
        </w:rPr>
        <w:t>Figura</w:t>
      </w:r>
      <w:r w:rsidR="009C7B8C" w:rsidRPr="00FA5466">
        <w:rPr>
          <w:b/>
          <w:bCs/>
        </w:rPr>
        <w:t xml:space="preserve"> 7</w:t>
      </w:r>
      <w:r w:rsidR="007E6FC3">
        <w:t xml:space="preserve">. </w:t>
      </w:r>
    </w:p>
    <w:p w14:paraId="10299E94" w14:textId="193B7331" w:rsidR="00EA3549" w:rsidRDefault="00FA5466">
      <w:pPr>
        <w:pStyle w:val="Textocomentario"/>
      </w:pPr>
      <w:r>
        <w:t xml:space="preserve">Título: </w:t>
      </w:r>
      <w:r w:rsidR="007E6FC3" w:rsidRPr="00FA5466">
        <w:rPr>
          <w:i/>
          <w:iCs/>
        </w:rPr>
        <w:t>Relación muchos a muchos</w:t>
      </w:r>
    </w:p>
  </w:comment>
  <w:comment w:id="47" w:author="USER" w:date="2022-09-08T13:30:00Z" w:initials="U">
    <w:p w14:paraId="05B6CDB7" w14:textId="537B547C" w:rsidR="00EA3549" w:rsidRDefault="00EA3549">
      <w:pPr>
        <w:pStyle w:val="Textocomentario"/>
      </w:pPr>
      <w:r>
        <w:rPr>
          <w:rStyle w:val="Refdecomentario"/>
        </w:rPr>
        <w:annotationRef/>
      </w:r>
      <w:r w:rsidR="009C7B8C">
        <w:t>F</w:t>
      </w:r>
      <w:r>
        <w:t>igura</w:t>
      </w:r>
      <w:r w:rsidR="009C7B8C">
        <w:t xml:space="preserve"> 8</w:t>
      </w:r>
      <w:r w:rsidR="007E6FC3">
        <w:t xml:space="preserve">. Título: Relación muchos a uno </w:t>
      </w:r>
    </w:p>
  </w:comment>
  <w:comment w:id="49" w:author="USER" w:date="2022-09-08T12:11:00Z" w:initials="U">
    <w:p w14:paraId="00FF6097" w14:textId="781D8277" w:rsidR="00FA5466" w:rsidRDefault="0079255D">
      <w:pPr>
        <w:pStyle w:val="Textocomentario"/>
        <w:rPr>
          <w:rStyle w:val="Refdecomentario"/>
          <w:b/>
          <w:bCs/>
        </w:rPr>
      </w:pPr>
      <w:r>
        <w:rPr>
          <w:rStyle w:val="Refdecomentario"/>
        </w:rPr>
        <w:annotationRef/>
      </w:r>
      <w:r w:rsidR="00FA5466">
        <w:rPr>
          <w:rStyle w:val="Refdecomentario"/>
          <w:b/>
          <w:bCs/>
        </w:rPr>
        <w:t>Para el diseñador, por favor poner_</w:t>
      </w:r>
    </w:p>
    <w:p w14:paraId="2D31DFCE" w14:textId="66811494" w:rsidR="00FA5466" w:rsidRDefault="00A834E3">
      <w:pPr>
        <w:pStyle w:val="Textocomentario"/>
        <w:rPr>
          <w:rStyle w:val="Refdecomentario"/>
        </w:rPr>
      </w:pPr>
      <w:r w:rsidRPr="00FA5466">
        <w:rPr>
          <w:rStyle w:val="Refdecomentario"/>
          <w:b/>
          <w:bCs/>
        </w:rPr>
        <w:t>Figura 9</w:t>
      </w:r>
      <w:r w:rsidR="007E6FC3" w:rsidRPr="00FA5466">
        <w:rPr>
          <w:rStyle w:val="Refdecomentario"/>
          <w:b/>
          <w:bCs/>
        </w:rPr>
        <w:t>.</w:t>
      </w:r>
      <w:r w:rsidR="007E6FC3">
        <w:rPr>
          <w:rStyle w:val="Refdecomentario"/>
        </w:rPr>
        <w:t xml:space="preserve"> </w:t>
      </w:r>
    </w:p>
    <w:p w14:paraId="64C64D51" w14:textId="79EDA723" w:rsidR="0079255D" w:rsidRDefault="007E6FC3">
      <w:pPr>
        <w:pStyle w:val="Textocomentario"/>
      </w:pPr>
      <w:r>
        <w:rPr>
          <w:rStyle w:val="Refdecomentario"/>
        </w:rPr>
        <w:t xml:space="preserve">Título: </w:t>
      </w:r>
      <w:r w:rsidR="00B31C6A" w:rsidRPr="00FA5466">
        <w:rPr>
          <w:rStyle w:val="Refdecomentario"/>
          <w:i/>
          <w:iCs/>
        </w:rPr>
        <w:t>Ejemplo de modelo Entidad- Relación</w:t>
      </w:r>
      <w:r w:rsidR="00B31C6A">
        <w:rPr>
          <w:rStyle w:val="Refdecomentario"/>
        </w:rPr>
        <w:t xml:space="preserve"> </w:t>
      </w:r>
    </w:p>
  </w:comment>
  <w:comment w:id="70" w:author="Usuario" w:date="2022-08-20T14:22:00Z" w:initials="">
    <w:p w14:paraId="0000030A" w14:textId="77777777" w:rsidR="003D7D50" w:rsidRDefault="00000000">
      <w:pPr>
        <w:widowControl w:val="0"/>
        <w:pBdr>
          <w:top w:val="nil"/>
          <w:left w:val="nil"/>
          <w:bottom w:val="nil"/>
          <w:right w:val="nil"/>
          <w:between w:val="nil"/>
        </w:pBdr>
        <w:spacing w:line="240" w:lineRule="auto"/>
        <w:rPr>
          <w:color w:val="000000"/>
        </w:rPr>
      </w:pPr>
      <w:r>
        <w:rPr>
          <w:color w:val="000000"/>
        </w:rPr>
        <w:t>Los textos editables están en la carpeta Anexos / Videointroduccion / Textos editables mapa conceptual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EF17A" w15:done="0"/>
  <w15:commentEx w15:paraId="39A70F03" w15:done="0"/>
  <w15:commentEx w15:paraId="22325F7E" w15:done="0"/>
  <w15:commentEx w15:paraId="1BC19B9A" w15:done="0"/>
  <w15:commentEx w15:paraId="046EA0FA" w15:done="0"/>
  <w15:commentEx w15:paraId="10299E94" w15:done="0"/>
  <w15:commentEx w15:paraId="05B6CDB7" w15:done="0"/>
  <w15:commentEx w15:paraId="64C64D51" w15:done="0"/>
  <w15:commentEx w15:paraId="000003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5983" w16cex:dateUtc="2022-09-08T17:07:00Z"/>
  <w16cex:commentExtensible w16cex:durableId="26C48E40" w16cex:dateUtc="2022-09-08T20:52:00Z"/>
  <w16cex:commentExtensible w16cex:durableId="26C45A2D" w16cex:dateUtc="2022-09-08T17:10:00Z"/>
  <w16cex:commentExtensible w16cex:durableId="26C46CEB" w16cex:dateUtc="2022-09-08T18:30:00Z"/>
  <w16cex:commentExtensible w16cex:durableId="26C46CFD" w16cex:dateUtc="2022-09-08T18:30:00Z"/>
  <w16cex:commentExtensible w16cex:durableId="26C46D05" w16cex:dateUtc="2022-09-08T18:30:00Z"/>
  <w16cex:commentExtensible w16cex:durableId="26C46D0C" w16cex:dateUtc="2022-09-08T18:30:00Z"/>
  <w16cex:commentExtensible w16cex:durableId="26C45A76" w16cex:dateUtc="2022-09-08T1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EF17A" w16cid:durableId="26C45983"/>
  <w16cid:commentId w16cid:paraId="39A70F03" w16cid:durableId="26C48E40"/>
  <w16cid:commentId w16cid:paraId="22325F7E" w16cid:durableId="26C45A2D"/>
  <w16cid:commentId w16cid:paraId="1BC19B9A" w16cid:durableId="26C46CEB"/>
  <w16cid:commentId w16cid:paraId="046EA0FA" w16cid:durableId="26C46CFD"/>
  <w16cid:commentId w16cid:paraId="10299E94" w16cid:durableId="26C46D05"/>
  <w16cid:commentId w16cid:paraId="05B6CDB7" w16cid:durableId="26C46D0C"/>
  <w16cid:commentId w16cid:paraId="64C64D51" w16cid:durableId="26C45A76"/>
  <w16cid:commentId w16cid:paraId="0000030A" w16cid:durableId="26C044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8853F" w14:textId="77777777" w:rsidR="001F1535" w:rsidRDefault="001F1535">
      <w:pPr>
        <w:spacing w:line="240" w:lineRule="auto"/>
      </w:pPr>
      <w:r>
        <w:separator/>
      </w:r>
    </w:p>
  </w:endnote>
  <w:endnote w:type="continuationSeparator" w:id="0">
    <w:p w14:paraId="4025742D" w14:textId="77777777" w:rsidR="001F1535" w:rsidRDefault="001F15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B9A55" w14:textId="77777777" w:rsidR="001F1535" w:rsidRDefault="001F1535">
      <w:pPr>
        <w:spacing w:line="240" w:lineRule="auto"/>
      </w:pPr>
      <w:r>
        <w:separator/>
      </w:r>
    </w:p>
  </w:footnote>
  <w:footnote w:type="continuationSeparator" w:id="0">
    <w:p w14:paraId="74390DCE" w14:textId="77777777" w:rsidR="001F1535" w:rsidRDefault="001F15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5" w14:textId="77777777" w:rsidR="003D7D50"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28388BE3" wp14:editId="1C5B3F56">
          <wp:simplePos x="0" y="0"/>
          <wp:positionH relativeFrom="column">
            <wp:posOffset>-331468</wp:posOffset>
          </wp:positionH>
          <wp:positionV relativeFrom="paragraph">
            <wp:posOffset>-457199</wp:posOffset>
          </wp:positionV>
          <wp:extent cx="3514725" cy="752475"/>
          <wp:effectExtent l="0" t="0" r="0" b="0"/>
          <wp:wrapSquare wrapText="bothSides" distT="0" distB="0" distL="114300" distR="114300"/>
          <wp:docPr id="1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r="67142"/>
                  <a:stretch>
                    <a:fillRect/>
                  </a:stretch>
                </pic:blipFill>
                <pic:spPr>
                  <a:xfrm>
                    <a:off x="0" y="0"/>
                    <a:ext cx="3514725" cy="752475"/>
                  </a:xfrm>
                  <a:prstGeom prst="rect">
                    <a:avLst/>
                  </a:prstGeom>
                  <a:ln/>
                </pic:spPr>
              </pic:pic>
            </a:graphicData>
          </a:graphic>
        </wp:anchor>
      </w:drawing>
    </w:r>
  </w:p>
  <w:p w14:paraId="00000306" w14:textId="77777777" w:rsidR="003D7D50" w:rsidRDefault="003D7D50">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C06"/>
    <w:multiLevelType w:val="multilevel"/>
    <w:tmpl w:val="8F0A03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A7B4FF2"/>
    <w:multiLevelType w:val="multilevel"/>
    <w:tmpl w:val="9D1007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D326E13"/>
    <w:multiLevelType w:val="multilevel"/>
    <w:tmpl w:val="59A2FC9A"/>
    <w:lvl w:ilvl="0">
      <w:numFmt w:val="bullet"/>
      <w:lvlText w:val="•"/>
      <w:lvlJc w:val="left"/>
      <w:pPr>
        <w:ind w:left="2160" w:hanging="72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F723D84"/>
    <w:multiLevelType w:val="multilevel"/>
    <w:tmpl w:val="63EEFD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B310CD"/>
    <w:multiLevelType w:val="multilevel"/>
    <w:tmpl w:val="546E51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C837FAE"/>
    <w:multiLevelType w:val="multilevel"/>
    <w:tmpl w:val="2B1EA04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F913414"/>
    <w:multiLevelType w:val="multilevel"/>
    <w:tmpl w:val="2D40413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2A12500"/>
    <w:multiLevelType w:val="multilevel"/>
    <w:tmpl w:val="669266F8"/>
    <w:lvl w:ilvl="0">
      <w:start w:val="1"/>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8" w15:restartNumberingAfterBreak="0">
    <w:nsid w:val="24A45DCE"/>
    <w:multiLevelType w:val="multilevel"/>
    <w:tmpl w:val="F6E0BA9E"/>
    <w:lvl w:ilvl="0">
      <w:numFmt w:val="bullet"/>
      <w:lvlText w:val="•"/>
      <w:lvlJc w:val="left"/>
      <w:pPr>
        <w:ind w:left="2160" w:hanging="72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5B0797C"/>
    <w:multiLevelType w:val="multilevel"/>
    <w:tmpl w:val="D8F4AEF0"/>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o"/>
      <w:lvlJc w:val="left"/>
      <w:pPr>
        <w:ind w:left="3240" w:hanging="360"/>
      </w:pPr>
      <w:rPr>
        <w:rFonts w:ascii="Courier New" w:eastAsia="Courier New" w:hAnsi="Courier New" w:cs="Courier New"/>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57B7ED3"/>
    <w:multiLevelType w:val="multilevel"/>
    <w:tmpl w:val="7C0EC7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DC74C2D"/>
    <w:multiLevelType w:val="multilevel"/>
    <w:tmpl w:val="33EE8AA2"/>
    <w:lvl w:ilvl="0">
      <w:start w:val="1"/>
      <w:numFmt w:val="bullet"/>
      <w:lvlText w:val="✔"/>
      <w:lvlJc w:val="left"/>
      <w:pPr>
        <w:ind w:left="2160" w:hanging="360"/>
      </w:pPr>
      <w:rPr>
        <w:rFonts w:ascii="Noto Sans Symbols" w:eastAsia="Noto Sans Symbols" w:hAnsi="Noto Sans Symbols" w:cs="Noto Sans Symbols"/>
        <w:color w:val="auto"/>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15:restartNumberingAfterBreak="0">
    <w:nsid w:val="3E435F2B"/>
    <w:multiLevelType w:val="multilevel"/>
    <w:tmpl w:val="832252C6"/>
    <w:lvl w:ilvl="0">
      <w:start w:val="1"/>
      <w:numFmt w:val="bullet"/>
      <w:lvlText w:val="✔"/>
      <w:lvlJc w:val="left"/>
      <w:pPr>
        <w:ind w:left="2880" w:hanging="72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2A61BA0"/>
    <w:multiLevelType w:val="multilevel"/>
    <w:tmpl w:val="E60E32F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o"/>
      <w:lvlJc w:val="left"/>
      <w:pPr>
        <w:ind w:left="3240" w:hanging="360"/>
      </w:pPr>
      <w:rPr>
        <w:rFonts w:ascii="Courier New" w:eastAsia="Courier New" w:hAnsi="Courier New" w:cs="Courier New"/>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58F621C0"/>
    <w:multiLevelType w:val="multilevel"/>
    <w:tmpl w:val="DD3AAD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63771231"/>
    <w:multiLevelType w:val="multilevel"/>
    <w:tmpl w:val="3EC68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6AB76CE"/>
    <w:multiLevelType w:val="multilevel"/>
    <w:tmpl w:val="31B0B86C"/>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17" w15:restartNumberingAfterBreak="0">
    <w:nsid w:val="66AC1A30"/>
    <w:multiLevelType w:val="multilevel"/>
    <w:tmpl w:val="CF8816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6E980936"/>
    <w:multiLevelType w:val="hybridMultilevel"/>
    <w:tmpl w:val="39F4B0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06E73B9"/>
    <w:multiLevelType w:val="hybridMultilevel"/>
    <w:tmpl w:val="8F82046C"/>
    <w:lvl w:ilvl="0" w:tplc="FE8016BA">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17562D9"/>
    <w:multiLevelType w:val="multilevel"/>
    <w:tmpl w:val="F50674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A5843B4"/>
    <w:multiLevelType w:val="multilevel"/>
    <w:tmpl w:val="2E2EED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7EB54A50"/>
    <w:multiLevelType w:val="multilevel"/>
    <w:tmpl w:val="44C81D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FF7081A"/>
    <w:multiLevelType w:val="multilevel"/>
    <w:tmpl w:val="DA14F0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626810836">
    <w:abstractNumId w:val="9"/>
  </w:num>
  <w:num w:numId="2" w16cid:durableId="265887002">
    <w:abstractNumId w:val="4"/>
  </w:num>
  <w:num w:numId="3" w16cid:durableId="1940218579">
    <w:abstractNumId w:val="22"/>
  </w:num>
  <w:num w:numId="4" w16cid:durableId="392505976">
    <w:abstractNumId w:val="6"/>
  </w:num>
  <w:num w:numId="5" w16cid:durableId="541094955">
    <w:abstractNumId w:val="7"/>
  </w:num>
  <w:num w:numId="6" w16cid:durableId="1590193651">
    <w:abstractNumId w:val="12"/>
  </w:num>
  <w:num w:numId="7" w16cid:durableId="951859623">
    <w:abstractNumId w:val="17"/>
  </w:num>
  <w:num w:numId="8" w16cid:durableId="1557550912">
    <w:abstractNumId w:val="20"/>
  </w:num>
  <w:num w:numId="9" w16cid:durableId="346830528">
    <w:abstractNumId w:val="0"/>
  </w:num>
  <w:num w:numId="10" w16cid:durableId="1282302800">
    <w:abstractNumId w:val="13"/>
  </w:num>
  <w:num w:numId="11" w16cid:durableId="958413045">
    <w:abstractNumId w:val="14"/>
  </w:num>
  <w:num w:numId="12" w16cid:durableId="119349768">
    <w:abstractNumId w:val="3"/>
  </w:num>
  <w:num w:numId="13" w16cid:durableId="1202740122">
    <w:abstractNumId w:val="21"/>
  </w:num>
  <w:num w:numId="14" w16cid:durableId="1376928110">
    <w:abstractNumId w:val="11"/>
  </w:num>
  <w:num w:numId="15" w16cid:durableId="928007935">
    <w:abstractNumId w:val="1"/>
  </w:num>
  <w:num w:numId="16" w16cid:durableId="400298342">
    <w:abstractNumId w:val="8"/>
  </w:num>
  <w:num w:numId="17" w16cid:durableId="1081565899">
    <w:abstractNumId w:val="2"/>
  </w:num>
  <w:num w:numId="18" w16cid:durableId="351611526">
    <w:abstractNumId w:val="23"/>
  </w:num>
  <w:num w:numId="19" w16cid:durableId="1965429753">
    <w:abstractNumId w:val="15"/>
  </w:num>
  <w:num w:numId="20" w16cid:durableId="1361974071">
    <w:abstractNumId w:val="10"/>
  </w:num>
  <w:num w:numId="21" w16cid:durableId="1263998145">
    <w:abstractNumId w:val="5"/>
  </w:num>
  <w:num w:numId="22" w16cid:durableId="1323050138">
    <w:abstractNumId w:val="16"/>
  </w:num>
  <w:num w:numId="23" w16cid:durableId="658122303">
    <w:abstractNumId w:val="18"/>
  </w:num>
  <w:num w:numId="24" w16cid:durableId="14073475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SA CRISTINA ARENAS MARTINEZ">
    <w15:presenceInfo w15:providerId="None" w15:userId="ELSA CRISTINA ARENAS MARTINEZ"/>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D50"/>
    <w:rsid w:val="00002CB9"/>
    <w:rsid w:val="00005CBD"/>
    <w:rsid w:val="00006FFE"/>
    <w:rsid w:val="00011A2C"/>
    <w:rsid w:val="00013C9D"/>
    <w:rsid w:val="00022CCD"/>
    <w:rsid w:val="00026340"/>
    <w:rsid w:val="00026930"/>
    <w:rsid w:val="00026A23"/>
    <w:rsid w:val="00026E39"/>
    <w:rsid w:val="000270A0"/>
    <w:rsid w:val="00033B96"/>
    <w:rsid w:val="00040C0E"/>
    <w:rsid w:val="00055598"/>
    <w:rsid w:val="000568B4"/>
    <w:rsid w:val="00056F86"/>
    <w:rsid w:val="00063498"/>
    <w:rsid w:val="00071729"/>
    <w:rsid w:val="00072492"/>
    <w:rsid w:val="00083ECB"/>
    <w:rsid w:val="000915EA"/>
    <w:rsid w:val="00091AD0"/>
    <w:rsid w:val="000938AF"/>
    <w:rsid w:val="00097637"/>
    <w:rsid w:val="000A2290"/>
    <w:rsid w:val="000A3143"/>
    <w:rsid w:val="000B0A14"/>
    <w:rsid w:val="000B21FF"/>
    <w:rsid w:val="000B318E"/>
    <w:rsid w:val="000B7429"/>
    <w:rsid w:val="000C149E"/>
    <w:rsid w:val="000C5547"/>
    <w:rsid w:val="000C60E8"/>
    <w:rsid w:val="000C6921"/>
    <w:rsid w:val="000D0EC5"/>
    <w:rsid w:val="000D4841"/>
    <w:rsid w:val="000F114B"/>
    <w:rsid w:val="000F3A0B"/>
    <w:rsid w:val="000F4763"/>
    <w:rsid w:val="001005D7"/>
    <w:rsid w:val="00101338"/>
    <w:rsid w:val="001049BC"/>
    <w:rsid w:val="00104D7D"/>
    <w:rsid w:val="00110193"/>
    <w:rsid w:val="00114003"/>
    <w:rsid w:val="00122D6F"/>
    <w:rsid w:val="00130D59"/>
    <w:rsid w:val="001319E0"/>
    <w:rsid w:val="00136CD2"/>
    <w:rsid w:val="001507F1"/>
    <w:rsid w:val="001606CD"/>
    <w:rsid w:val="0016399F"/>
    <w:rsid w:val="00165B4B"/>
    <w:rsid w:val="00185949"/>
    <w:rsid w:val="00192E9D"/>
    <w:rsid w:val="001A238A"/>
    <w:rsid w:val="001A5093"/>
    <w:rsid w:val="001B6FC7"/>
    <w:rsid w:val="001B6FFA"/>
    <w:rsid w:val="001B7707"/>
    <w:rsid w:val="001D39F7"/>
    <w:rsid w:val="001D4663"/>
    <w:rsid w:val="001D53F8"/>
    <w:rsid w:val="001E0661"/>
    <w:rsid w:val="001E3674"/>
    <w:rsid w:val="001E5BFF"/>
    <w:rsid w:val="001F1535"/>
    <w:rsid w:val="001F2C87"/>
    <w:rsid w:val="001F6D87"/>
    <w:rsid w:val="00200ABC"/>
    <w:rsid w:val="002054AB"/>
    <w:rsid w:val="00205BD5"/>
    <w:rsid w:val="00205E41"/>
    <w:rsid w:val="00211141"/>
    <w:rsid w:val="00216733"/>
    <w:rsid w:val="002170D5"/>
    <w:rsid w:val="00221FAA"/>
    <w:rsid w:val="00227AE9"/>
    <w:rsid w:val="00231084"/>
    <w:rsid w:val="00234992"/>
    <w:rsid w:val="00234B5B"/>
    <w:rsid w:val="00235882"/>
    <w:rsid w:val="00241C46"/>
    <w:rsid w:val="0024557A"/>
    <w:rsid w:val="00247E3E"/>
    <w:rsid w:val="00250CF0"/>
    <w:rsid w:val="002724C1"/>
    <w:rsid w:val="002909F4"/>
    <w:rsid w:val="002931B1"/>
    <w:rsid w:val="00293417"/>
    <w:rsid w:val="002A123C"/>
    <w:rsid w:val="002A1308"/>
    <w:rsid w:val="002A1800"/>
    <w:rsid w:val="002A1A86"/>
    <w:rsid w:val="002A1C76"/>
    <w:rsid w:val="002A4548"/>
    <w:rsid w:val="002A7F47"/>
    <w:rsid w:val="002B2A0B"/>
    <w:rsid w:val="002B4F89"/>
    <w:rsid w:val="002B5EE1"/>
    <w:rsid w:val="002B5EE7"/>
    <w:rsid w:val="002C629F"/>
    <w:rsid w:val="002D0255"/>
    <w:rsid w:val="002D781D"/>
    <w:rsid w:val="002E1845"/>
    <w:rsid w:val="002E3F0C"/>
    <w:rsid w:val="002E4074"/>
    <w:rsid w:val="002F6BE8"/>
    <w:rsid w:val="002F7FB8"/>
    <w:rsid w:val="0030046B"/>
    <w:rsid w:val="00310465"/>
    <w:rsid w:val="003220D3"/>
    <w:rsid w:val="00325184"/>
    <w:rsid w:val="00326110"/>
    <w:rsid w:val="003312CF"/>
    <w:rsid w:val="003473DA"/>
    <w:rsid w:val="00352B2B"/>
    <w:rsid w:val="00356A47"/>
    <w:rsid w:val="00357270"/>
    <w:rsid w:val="00357A7C"/>
    <w:rsid w:val="00372D12"/>
    <w:rsid w:val="0037440F"/>
    <w:rsid w:val="00374F97"/>
    <w:rsid w:val="00374FF9"/>
    <w:rsid w:val="0037693A"/>
    <w:rsid w:val="00376BC6"/>
    <w:rsid w:val="00382C71"/>
    <w:rsid w:val="00393D69"/>
    <w:rsid w:val="00394BD0"/>
    <w:rsid w:val="0039563B"/>
    <w:rsid w:val="003A22C6"/>
    <w:rsid w:val="003A3DE1"/>
    <w:rsid w:val="003A505B"/>
    <w:rsid w:val="003B10BC"/>
    <w:rsid w:val="003B3CC7"/>
    <w:rsid w:val="003C0EE6"/>
    <w:rsid w:val="003C5063"/>
    <w:rsid w:val="003D48C1"/>
    <w:rsid w:val="003D5AA8"/>
    <w:rsid w:val="003D7D50"/>
    <w:rsid w:val="003E7210"/>
    <w:rsid w:val="003E7D7F"/>
    <w:rsid w:val="003F1391"/>
    <w:rsid w:val="003F5334"/>
    <w:rsid w:val="003F6865"/>
    <w:rsid w:val="004019C4"/>
    <w:rsid w:val="004077A3"/>
    <w:rsid w:val="00412C22"/>
    <w:rsid w:val="004136BC"/>
    <w:rsid w:val="00413C9B"/>
    <w:rsid w:val="0041720D"/>
    <w:rsid w:val="0042226C"/>
    <w:rsid w:val="00436743"/>
    <w:rsid w:val="0044439E"/>
    <w:rsid w:val="00446700"/>
    <w:rsid w:val="00453A2B"/>
    <w:rsid w:val="00457CBB"/>
    <w:rsid w:val="00484E3A"/>
    <w:rsid w:val="00487B97"/>
    <w:rsid w:val="00491FCB"/>
    <w:rsid w:val="00496B69"/>
    <w:rsid w:val="004A248C"/>
    <w:rsid w:val="004A51B6"/>
    <w:rsid w:val="004C2F12"/>
    <w:rsid w:val="004D5E01"/>
    <w:rsid w:val="004E6A56"/>
    <w:rsid w:val="004E6A6B"/>
    <w:rsid w:val="004F5CB9"/>
    <w:rsid w:val="004F7725"/>
    <w:rsid w:val="00506581"/>
    <w:rsid w:val="00507D48"/>
    <w:rsid w:val="00511F18"/>
    <w:rsid w:val="00512313"/>
    <w:rsid w:val="005123C8"/>
    <w:rsid w:val="00514D8D"/>
    <w:rsid w:val="00517F50"/>
    <w:rsid w:val="00520753"/>
    <w:rsid w:val="00520EAC"/>
    <w:rsid w:val="005256A0"/>
    <w:rsid w:val="00532FD9"/>
    <w:rsid w:val="00535354"/>
    <w:rsid w:val="005406AC"/>
    <w:rsid w:val="00543C1F"/>
    <w:rsid w:val="00550A4F"/>
    <w:rsid w:val="00550D87"/>
    <w:rsid w:val="00554572"/>
    <w:rsid w:val="005545D5"/>
    <w:rsid w:val="0055549F"/>
    <w:rsid w:val="00555B08"/>
    <w:rsid w:val="0055702B"/>
    <w:rsid w:val="00557F4E"/>
    <w:rsid w:val="00561883"/>
    <w:rsid w:val="00563E82"/>
    <w:rsid w:val="00566691"/>
    <w:rsid w:val="00567710"/>
    <w:rsid w:val="00567F1D"/>
    <w:rsid w:val="00577439"/>
    <w:rsid w:val="00587278"/>
    <w:rsid w:val="00587BF9"/>
    <w:rsid w:val="00591820"/>
    <w:rsid w:val="00592F62"/>
    <w:rsid w:val="0059312B"/>
    <w:rsid w:val="00595841"/>
    <w:rsid w:val="005969DA"/>
    <w:rsid w:val="0059713B"/>
    <w:rsid w:val="005A32CD"/>
    <w:rsid w:val="005B2435"/>
    <w:rsid w:val="005C0798"/>
    <w:rsid w:val="005C3AA0"/>
    <w:rsid w:val="005C6BF5"/>
    <w:rsid w:val="005D0894"/>
    <w:rsid w:val="005E1FDD"/>
    <w:rsid w:val="005E30FA"/>
    <w:rsid w:val="005E7D1E"/>
    <w:rsid w:val="005F2696"/>
    <w:rsid w:val="005F3CD9"/>
    <w:rsid w:val="005F6EC2"/>
    <w:rsid w:val="00602E8B"/>
    <w:rsid w:val="0060498F"/>
    <w:rsid w:val="00605410"/>
    <w:rsid w:val="00616817"/>
    <w:rsid w:val="00620EEB"/>
    <w:rsid w:val="00624408"/>
    <w:rsid w:val="006277DE"/>
    <w:rsid w:val="006357F1"/>
    <w:rsid w:val="00640737"/>
    <w:rsid w:val="006552E0"/>
    <w:rsid w:val="00656106"/>
    <w:rsid w:val="00657BED"/>
    <w:rsid w:val="006606CE"/>
    <w:rsid w:val="00663765"/>
    <w:rsid w:val="006662A0"/>
    <w:rsid w:val="006664AB"/>
    <w:rsid w:val="00671403"/>
    <w:rsid w:val="006718B8"/>
    <w:rsid w:val="0067231F"/>
    <w:rsid w:val="00673DDB"/>
    <w:rsid w:val="00674D87"/>
    <w:rsid w:val="00684F89"/>
    <w:rsid w:val="00691D10"/>
    <w:rsid w:val="00694A68"/>
    <w:rsid w:val="006A0006"/>
    <w:rsid w:val="006A06EA"/>
    <w:rsid w:val="006A28EA"/>
    <w:rsid w:val="006A7829"/>
    <w:rsid w:val="006B2049"/>
    <w:rsid w:val="006B425A"/>
    <w:rsid w:val="006B6EE7"/>
    <w:rsid w:val="006C0D05"/>
    <w:rsid w:val="006C236B"/>
    <w:rsid w:val="006C4B4C"/>
    <w:rsid w:val="006C52EC"/>
    <w:rsid w:val="006C6358"/>
    <w:rsid w:val="006C7F6C"/>
    <w:rsid w:val="006D2997"/>
    <w:rsid w:val="006D6CBA"/>
    <w:rsid w:val="006E0273"/>
    <w:rsid w:val="006E5FE5"/>
    <w:rsid w:val="006F1CC2"/>
    <w:rsid w:val="006F6538"/>
    <w:rsid w:val="006F7D67"/>
    <w:rsid w:val="00704E70"/>
    <w:rsid w:val="007051EA"/>
    <w:rsid w:val="00707C8D"/>
    <w:rsid w:val="00710A78"/>
    <w:rsid w:val="00712319"/>
    <w:rsid w:val="0071294A"/>
    <w:rsid w:val="007170F0"/>
    <w:rsid w:val="007210D9"/>
    <w:rsid w:val="00724113"/>
    <w:rsid w:val="007319D4"/>
    <w:rsid w:val="00733579"/>
    <w:rsid w:val="0073557E"/>
    <w:rsid w:val="007407D7"/>
    <w:rsid w:val="00741313"/>
    <w:rsid w:val="00741B7B"/>
    <w:rsid w:val="007421AC"/>
    <w:rsid w:val="0075074E"/>
    <w:rsid w:val="00753148"/>
    <w:rsid w:val="00755665"/>
    <w:rsid w:val="0075616B"/>
    <w:rsid w:val="00771A07"/>
    <w:rsid w:val="00772940"/>
    <w:rsid w:val="00784733"/>
    <w:rsid w:val="007867F2"/>
    <w:rsid w:val="0078717A"/>
    <w:rsid w:val="0079255D"/>
    <w:rsid w:val="00795817"/>
    <w:rsid w:val="00797023"/>
    <w:rsid w:val="00797D1F"/>
    <w:rsid w:val="007A0B14"/>
    <w:rsid w:val="007B36B5"/>
    <w:rsid w:val="007B478A"/>
    <w:rsid w:val="007C1A1C"/>
    <w:rsid w:val="007D155B"/>
    <w:rsid w:val="007D2D0B"/>
    <w:rsid w:val="007E1D1D"/>
    <w:rsid w:val="007E3E57"/>
    <w:rsid w:val="007E5A39"/>
    <w:rsid w:val="007E6FC3"/>
    <w:rsid w:val="007F60FC"/>
    <w:rsid w:val="007F63CF"/>
    <w:rsid w:val="007F6E74"/>
    <w:rsid w:val="00804079"/>
    <w:rsid w:val="00810378"/>
    <w:rsid w:val="008143AF"/>
    <w:rsid w:val="00824D55"/>
    <w:rsid w:val="00826124"/>
    <w:rsid w:val="008277E1"/>
    <w:rsid w:val="0086167D"/>
    <w:rsid w:val="008739FC"/>
    <w:rsid w:val="0087620F"/>
    <w:rsid w:val="008855C8"/>
    <w:rsid w:val="008869E1"/>
    <w:rsid w:val="00886FE4"/>
    <w:rsid w:val="008A19C4"/>
    <w:rsid w:val="008A59E9"/>
    <w:rsid w:val="008B146B"/>
    <w:rsid w:val="008B2E70"/>
    <w:rsid w:val="008B54FB"/>
    <w:rsid w:val="008B6A8F"/>
    <w:rsid w:val="008C51AF"/>
    <w:rsid w:val="008D2962"/>
    <w:rsid w:val="008D4E45"/>
    <w:rsid w:val="008E4BB3"/>
    <w:rsid w:val="008F1D89"/>
    <w:rsid w:val="008F2E53"/>
    <w:rsid w:val="008F4687"/>
    <w:rsid w:val="008F4D14"/>
    <w:rsid w:val="008F7900"/>
    <w:rsid w:val="009001ED"/>
    <w:rsid w:val="00902B8E"/>
    <w:rsid w:val="00903105"/>
    <w:rsid w:val="00920A38"/>
    <w:rsid w:val="009217B7"/>
    <w:rsid w:val="009314BF"/>
    <w:rsid w:val="00936D96"/>
    <w:rsid w:val="00937276"/>
    <w:rsid w:val="00946E31"/>
    <w:rsid w:val="009518A8"/>
    <w:rsid w:val="00952086"/>
    <w:rsid w:val="0095245B"/>
    <w:rsid w:val="00954163"/>
    <w:rsid w:val="00961F35"/>
    <w:rsid w:val="00965C30"/>
    <w:rsid w:val="00972211"/>
    <w:rsid w:val="009763BF"/>
    <w:rsid w:val="00976BDB"/>
    <w:rsid w:val="00991201"/>
    <w:rsid w:val="00993BB8"/>
    <w:rsid w:val="009948DB"/>
    <w:rsid w:val="009970F8"/>
    <w:rsid w:val="009A349E"/>
    <w:rsid w:val="009C0834"/>
    <w:rsid w:val="009C3D8B"/>
    <w:rsid w:val="009C45F5"/>
    <w:rsid w:val="009C4FAD"/>
    <w:rsid w:val="009C69FB"/>
    <w:rsid w:val="009C6D7F"/>
    <w:rsid w:val="009C746B"/>
    <w:rsid w:val="009C7B8C"/>
    <w:rsid w:val="009E2DF7"/>
    <w:rsid w:val="009E3781"/>
    <w:rsid w:val="009F2617"/>
    <w:rsid w:val="009F618F"/>
    <w:rsid w:val="00A02BF6"/>
    <w:rsid w:val="00A05CE8"/>
    <w:rsid w:val="00A23127"/>
    <w:rsid w:val="00A274BC"/>
    <w:rsid w:val="00A47E3B"/>
    <w:rsid w:val="00A54A77"/>
    <w:rsid w:val="00A5698E"/>
    <w:rsid w:val="00A657CE"/>
    <w:rsid w:val="00A75704"/>
    <w:rsid w:val="00A834E3"/>
    <w:rsid w:val="00A85C8B"/>
    <w:rsid w:val="00A93CB3"/>
    <w:rsid w:val="00A94AA3"/>
    <w:rsid w:val="00A97BE3"/>
    <w:rsid w:val="00AA1952"/>
    <w:rsid w:val="00AB419C"/>
    <w:rsid w:val="00AB4F1C"/>
    <w:rsid w:val="00AB735D"/>
    <w:rsid w:val="00AC0103"/>
    <w:rsid w:val="00AC07B2"/>
    <w:rsid w:val="00AC1F76"/>
    <w:rsid w:val="00AC79F1"/>
    <w:rsid w:val="00AD10DA"/>
    <w:rsid w:val="00AD24F3"/>
    <w:rsid w:val="00AD26FD"/>
    <w:rsid w:val="00AD5389"/>
    <w:rsid w:val="00AD5742"/>
    <w:rsid w:val="00AE1363"/>
    <w:rsid w:val="00AE28B6"/>
    <w:rsid w:val="00AE6D07"/>
    <w:rsid w:val="00AF25EB"/>
    <w:rsid w:val="00AF4C1C"/>
    <w:rsid w:val="00B0262E"/>
    <w:rsid w:val="00B0408C"/>
    <w:rsid w:val="00B13D5B"/>
    <w:rsid w:val="00B31C6A"/>
    <w:rsid w:val="00B32231"/>
    <w:rsid w:val="00B335A1"/>
    <w:rsid w:val="00B338D8"/>
    <w:rsid w:val="00B41C65"/>
    <w:rsid w:val="00B51114"/>
    <w:rsid w:val="00B5301D"/>
    <w:rsid w:val="00B67232"/>
    <w:rsid w:val="00B75057"/>
    <w:rsid w:val="00B763E4"/>
    <w:rsid w:val="00B84C21"/>
    <w:rsid w:val="00B91DF5"/>
    <w:rsid w:val="00BA0DCD"/>
    <w:rsid w:val="00BA69D9"/>
    <w:rsid w:val="00BB0737"/>
    <w:rsid w:val="00BB4AC0"/>
    <w:rsid w:val="00BC5802"/>
    <w:rsid w:val="00BD3B1D"/>
    <w:rsid w:val="00BD4C65"/>
    <w:rsid w:val="00BE3BAE"/>
    <w:rsid w:val="00C045BE"/>
    <w:rsid w:val="00C057BD"/>
    <w:rsid w:val="00C106F7"/>
    <w:rsid w:val="00C204D5"/>
    <w:rsid w:val="00C24E74"/>
    <w:rsid w:val="00C2546B"/>
    <w:rsid w:val="00C25636"/>
    <w:rsid w:val="00C27095"/>
    <w:rsid w:val="00C314C7"/>
    <w:rsid w:val="00C369B9"/>
    <w:rsid w:val="00C42DCE"/>
    <w:rsid w:val="00C43655"/>
    <w:rsid w:val="00C500AE"/>
    <w:rsid w:val="00C53189"/>
    <w:rsid w:val="00C53C6F"/>
    <w:rsid w:val="00C54B2A"/>
    <w:rsid w:val="00C55FE7"/>
    <w:rsid w:val="00C56586"/>
    <w:rsid w:val="00C56C80"/>
    <w:rsid w:val="00C60252"/>
    <w:rsid w:val="00C6546A"/>
    <w:rsid w:val="00C6686B"/>
    <w:rsid w:val="00C66971"/>
    <w:rsid w:val="00C70C08"/>
    <w:rsid w:val="00C70C55"/>
    <w:rsid w:val="00C74B91"/>
    <w:rsid w:val="00C80D5B"/>
    <w:rsid w:val="00C84487"/>
    <w:rsid w:val="00C85338"/>
    <w:rsid w:val="00C861E5"/>
    <w:rsid w:val="00C9058E"/>
    <w:rsid w:val="00C972E7"/>
    <w:rsid w:val="00CA297B"/>
    <w:rsid w:val="00CA79AD"/>
    <w:rsid w:val="00CB461D"/>
    <w:rsid w:val="00CB730F"/>
    <w:rsid w:val="00CC2BC2"/>
    <w:rsid w:val="00CC5AE5"/>
    <w:rsid w:val="00CD727B"/>
    <w:rsid w:val="00CE2541"/>
    <w:rsid w:val="00CE4006"/>
    <w:rsid w:val="00CE5D1A"/>
    <w:rsid w:val="00CF2C8F"/>
    <w:rsid w:val="00CF2E71"/>
    <w:rsid w:val="00CF57C7"/>
    <w:rsid w:val="00CF6A17"/>
    <w:rsid w:val="00D07DA5"/>
    <w:rsid w:val="00D12CF2"/>
    <w:rsid w:val="00D15062"/>
    <w:rsid w:val="00D24E65"/>
    <w:rsid w:val="00D40923"/>
    <w:rsid w:val="00D43F3F"/>
    <w:rsid w:val="00D55D03"/>
    <w:rsid w:val="00D615C9"/>
    <w:rsid w:val="00D65ABB"/>
    <w:rsid w:val="00D727CC"/>
    <w:rsid w:val="00D816E4"/>
    <w:rsid w:val="00D87852"/>
    <w:rsid w:val="00D90F3D"/>
    <w:rsid w:val="00D950D0"/>
    <w:rsid w:val="00D977FD"/>
    <w:rsid w:val="00DB0A05"/>
    <w:rsid w:val="00DB107E"/>
    <w:rsid w:val="00DB3AC3"/>
    <w:rsid w:val="00DC674B"/>
    <w:rsid w:val="00DC7BA9"/>
    <w:rsid w:val="00DD1C15"/>
    <w:rsid w:val="00DD6B1D"/>
    <w:rsid w:val="00DE15C3"/>
    <w:rsid w:val="00DF14B1"/>
    <w:rsid w:val="00DF19C2"/>
    <w:rsid w:val="00DF7B65"/>
    <w:rsid w:val="00E01A1A"/>
    <w:rsid w:val="00E01BFB"/>
    <w:rsid w:val="00E12B0F"/>
    <w:rsid w:val="00E12C32"/>
    <w:rsid w:val="00E13ACD"/>
    <w:rsid w:val="00E16437"/>
    <w:rsid w:val="00E26FDD"/>
    <w:rsid w:val="00E30142"/>
    <w:rsid w:val="00E31DCC"/>
    <w:rsid w:val="00E345EC"/>
    <w:rsid w:val="00E425F7"/>
    <w:rsid w:val="00E53A75"/>
    <w:rsid w:val="00E556A3"/>
    <w:rsid w:val="00E605D0"/>
    <w:rsid w:val="00E60A99"/>
    <w:rsid w:val="00E66AB5"/>
    <w:rsid w:val="00E67E99"/>
    <w:rsid w:val="00E70EDC"/>
    <w:rsid w:val="00E74DDE"/>
    <w:rsid w:val="00E825B9"/>
    <w:rsid w:val="00E843CB"/>
    <w:rsid w:val="00E84720"/>
    <w:rsid w:val="00E8671C"/>
    <w:rsid w:val="00E90C5C"/>
    <w:rsid w:val="00E92458"/>
    <w:rsid w:val="00E9328F"/>
    <w:rsid w:val="00E96642"/>
    <w:rsid w:val="00EA0518"/>
    <w:rsid w:val="00EA1013"/>
    <w:rsid w:val="00EA135A"/>
    <w:rsid w:val="00EA3467"/>
    <w:rsid w:val="00EA3549"/>
    <w:rsid w:val="00EA5FB8"/>
    <w:rsid w:val="00EA7ADA"/>
    <w:rsid w:val="00EB351A"/>
    <w:rsid w:val="00EB5333"/>
    <w:rsid w:val="00EC1D69"/>
    <w:rsid w:val="00EC7B5D"/>
    <w:rsid w:val="00ED602D"/>
    <w:rsid w:val="00ED6CA6"/>
    <w:rsid w:val="00ED7746"/>
    <w:rsid w:val="00EE064E"/>
    <w:rsid w:val="00EE2E39"/>
    <w:rsid w:val="00EE360F"/>
    <w:rsid w:val="00EE3D6B"/>
    <w:rsid w:val="00EE6B5E"/>
    <w:rsid w:val="00EF05B5"/>
    <w:rsid w:val="00EF337B"/>
    <w:rsid w:val="00EF3C6D"/>
    <w:rsid w:val="00EF4B54"/>
    <w:rsid w:val="00EF4FF0"/>
    <w:rsid w:val="00F01E28"/>
    <w:rsid w:val="00F0772E"/>
    <w:rsid w:val="00F17AE2"/>
    <w:rsid w:val="00F26B33"/>
    <w:rsid w:val="00F3146A"/>
    <w:rsid w:val="00F462E5"/>
    <w:rsid w:val="00F5444B"/>
    <w:rsid w:val="00F558EC"/>
    <w:rsid w:val="00F60A5A"/>
    <w:rsid w:val="00F6419C"/>
    <w:rsid w:val="00F72DF1"/>
    <w:rsid w:val="00F870B6"/>
    <w:rsid w:val="00F90B25"/>
    <w:rsid w:val="00F9437A"/>
    <w:rsid w:val="00F96569"/>
    <w:rsid w:val="00FA2137"/>
    <w:rsid w:val="00FA3394"/>
    <w:rsid w:val="00FA5466"/>
    <w:rsid w:val="00FB173C"/>
    <w:rsid w:val="00FB1F9C"/>
    <w:rsid w:val="00FC3AD9"/>
    <w:rsid w:val="00FD0324"/>
    <w:rsid w:val="00FD1FC0"/>
    <w:rsid w:val="00FD285A"/>
    <w:rsid w:val="00FD2931"/>
    <w:rsid w:val="00FD2F44"/>
    <w:rsid w:val="00FD7A3F"/>
    <w:rsid w:val="00FE4979"/>
    <w:rsid w:val="00FE798E"/>
    <w:rsid w:val="00FF0AD9"/>
    <w:rsid w:val="00FF6A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6CB13"/>
  <w15:docId w15:val="{8F433F10-FB7F-462F-AD72-761FC6E49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C8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3">
    <w:name w:val="33"/>
    <w:basedOn w:val="TableNormal1"/>
    <w:tblPr>
      <w:tblStyleRowBandSize w:val="1"/>
      <w:tblStyleColBandSize w:val="1"/>
      <w:tblCellMar>
        <w:top w:w="100" w:type="dxa"/>
        <w:left w:w="100" w:type="dxa"/>
        <w:bottom w:w="100" w:type="dxa"/>
        <w:right w:w="100" w:type="dxa"/>
      </w:tblCellMar>
    </w:tblPr>
  </w:style>
  <w:style w:type="table" w:customStyle="1" w:styleId="32">
    <w:name w:val="32"/>
    <w:basedOn w:val="TableNormal1"/>
    <w:tblPr>
      <w:tblStyleRowBandSize w:val="1"/>
      <w:tblStyleColBandSize w:val="1"/>
      <w:tblCellMar>
        <w:top w:w="100" w:type="dxa"/>
        <w:left w:w="100" w:type="dxa"/>
        <w:bottom w:w="100" w:type="dxa"/>
        <w:right w:w="100" w:type="dxa"/>
      </w:tblCellMar>
    </w:tblPr>
  </w:style>
  <w:style w:type="table" w:customStyle="1" w:styleId="31">
    <w:name w:val="31"/>
    <w:basedOn w:val="TableNormal1"/>
    <w:tblPr>
      <w:tblStyleRowBandSize w:val="1"/>
      <w:tblStyleColBandSize w:val="1"/>
      <w:tblCellMar>
        <w:top w:w="100" w:type="dxa"/>
        <w:left w:w="100" w:type="dxa"/>
        <w:bottom w:w="100" w:type="dxa"/>
        <w:right w:w="100" w:type="dxa"/>
      </w:tblCellMar>
    </w:tblPr>
  </w:style>
  <w:style w:type="table" w:customStyle="1" w:styleId="30">
    <w:name w:val="30"/>
    <w:basedOn w:val="TableNormal1"/>
    <w:tblPr>
      <w:tblStyleRowBandSize w:val="1"/>
      <w:tblStyleColBandSize w:val="1"/>
      <w:tblCellMar>
        <w:top w:w="100" w:type="dxa"/>
        <w:left w:w="100" w:type="dxa"/>
        <w:bottom w:w="100" w:type="dxa"/>
        <w:right w:w="100" w:type="dxa"/>
      </w:tblCellMar>
    </w:tblPr>
  </w:style>
  <w:style w:type="table" w:customStyle="1" w:styleId="29">
    <w:name w:val="29"/>
    <w:basedOn w:val="TableNormal1"/>
    <w:tblPr>
      <w:tblStyleRowBandSize w:val="1"/>
      <w:tblStyleColBandSize w:val="1"/>
      <w:tblCellMar>
        <w:top w:w="100" w:type="dxa"/>
        <w:left w:w="100" w:type="dxa"/>
        <w:bottom w:w="100" w:type="dxa"/>
        <w:right w:w="100" w:type="dxa"/>
      </w:tblCellMar>
    </w:tblPr>
  </w:style>
  <w:style w:type="table" w:customStyle="1" w:styleId="28">
    <w:name w:val="28"/>
    <w:basedOn w:val="TableNormal1"/>
    <w:tblPr>
      <w:tblStyleRowBandSize w:val="1"/>
      <w:tblStyleColBandSize w:val="1"/>
      <w:tblCellMar>
        <w:top w:w="100" w:type="dxa"/>
        <w:left w:w="100" w:type="dxa"/>
        <w:bottom w:w="100" w:type="dxa"/>
        <w:right w:w="100" w:type="dxa"/>
      </w:tblCellMar>
    </w:tblPr>
  </w:style>
  <w:style w:type="table" w:customStyle="1" w:styleId="27">
    <w:name w:val="27"/>
    <w:basedOn w:val="TableNormal1"/>
    <w:tblPr>
      <w:tblStyleRowBandSize w:val="1"/>
      <w:tblStyleColBandSize w:val="1"/>
      <w:tblCellMar>
        <w:top w:w="100" w:type="dxa"/>
        <w:left w:w="100" w:type="dxa"/>
        <w:bottom w:w="100" w:type="dxa"/>
        <w:right w:w="100"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00" w:type="dxa"/>
        <w:left w:w="100" w:type="dxa"/>
        <w:bottom w:w="100" w:type="dxa"/>
        <w:right w:w="100"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table" w:customStyle="1" w:styleId="8">
    <w:name w:val="8"/>
    <w:basedOn w:val="TableNormal1"/>
    <w:tblPr>
      <w:tblStyleRowBandSize w:val="1"/>
      <w:tblStyleColBandSize w:val="1"/>
      <w:tblCellMar>
        <w:top w:w="100" w:type="dxa"/>
        <w:left w:w="100" w:type="dxa"/>
        <w:bottom w:w="100" w:type="dxa"/>
        <w:right w:w="100"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C4191"/>
    <w:rPr>
      <w:color w:val="0000FF" w:themeColor="hyperlink"/>
      <w:u w:val="single"/>
    </w:rPr>
  </w:style>
  <w:style w:type="character" w:customStyle="1" w:styleId="Mencinsinresolver1">
    <w:name w:val="Mención sin resolver1"/>
    <w:basedOn w:val="Fuentedeprrafopredeter"/>
    <w:uiPriority w:val="99"/>
    <w:semiHidden/>
    <w:unhideWhenUsed/>
    <w:rsid w:val="00AC4191"/>
    <w:rPr>
      <w:color w:val="605E5C"/>
      <w:shd w:val="clear" w:color="auto" w:fill="E1DFDD"/>
    </w:rPr>
  </w:style>
  <w:style w:type="paragraph" w:styleId="Bibliografa">
    <w:name w:val="Bibliography"/>
    <w:basedOn w:val="Normal"/>
    <w:next w:val="Normal"/>
    <w:uiPriority w:val="37"/>
    <w:semiHidden/>
    <w:unhideWhenUsed/>
    <w:rsid w:val="00B849FA"/>
  </w:style>
  <w:style w:type="paragraph" w:styleId="NormalWeb">
    <w:name w:val="Normal (Web)"/>
    <w:basedOn w:val="Normal"/>
    <w:uiPriority w:val="99"/>
    <w:semiHidden/>
    <w:unhideWhenUsed/>
    <w:rsid w:val="00CD2E4E"/>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TtuloCar">
    <w:name w:val="Título Car"/>
    <w:basedOn w:val="Fuentedeprrafopredeter"/>
    <w:link w:val="Ttulo"/>
    <w:uiPriority w:val="10"/>
    <w:rsid w:val="003F3871"/>
    <w:rPr>
      <w:sz w:val="52"/>
      <w:szCs w:val="52"/>
    </w:rPr>
  </w:style>
  <w:style w:type="character" w:styleId="Mencinsinresolver">
    <w:name w:val="Unresolved Mention"/>
    <w:basedOn w:val="Fuentedeprrafopredeter"/>
    <w:uiPriority w:val="99"/>
    <w:semiHidden/>
    <w:unhideWhenUsed/>
    <w:rsid w:val="00D65B52"/>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line="240" w:lineRule="auto"/>
    </w:p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paragraph" w:styleId="Revisin">
    <w:name w:val="Revision"/>
    <w:hidden/>
    <w:uiPriority w:val="99"/>
    <w:semiHidden/>
    <w:rsid w:val="003473DA"/>
    <w:pPr>
      <w:spacing w:line="240" w:lineRule="auto"/>
    </w:pPr>
  </w:style>
  <w:style w:type="character" w:styleId="Hipervnculovisitado">
    <w:name w:val="FollowedHyperlink"/>
    <w:basedOn w:val="Fuentedeprrafopredeter"/>
    <w:uiPriority w:val="99"/>
    <w:semiHidden/>
    <w:unhideWhenUsed/>
    <w:rsid w:val="0030046B"/>
    <w:rPr>
      <w:color w:val="800080" w:themeColor="followedHyperlink"/>
      <w:u w:val="single"/>
    </w:rPr>
  </w:style>
  <w:style w:type="character" w:customStyle="1" w:styleId="Ttulo1Car">
    <w:name w:val="Título 1 Car"/>
    <w:basedOn w:val="Fuentedeprrafopredeter"/>
    <w:link w:val="Ttulo1"/>
    <w:uiPriority w:val="9"/>
    <w:rsid w:val="00E31DCC"/>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803928">
      <w:bodyDiv w:val="1"/>
      <w:marLeft w:val="0"/>
      <w:marRight w:val="0"/>
      <w:marTop w:val="0"/>
      <w:marBottom w:val="0"/>
      <w:divBdr>
        <w:top w:val="none" w:sz="0" w:space="0" w:color="auto"/>
        <w:left w:val="none" w:sz="0" w:space="0" w:color="auto"/>
        <w:bottom w:val="none" w:sz="0" w:space="0" w:color="auto"/>
        <w:right w:val="none" w:sz="0" w:space="0" w:color="auto"/>
      </w:divBdr>
      <w:divsChild>
        <w:div w:id="1249801784">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openlibra.com/es/book/sistemas-gestores-de-bases-de-datos" TargetMode="External"/><Relationship Id="rId21" Type="http://schemas.openxmlformats.org/officeDocument/2006/relationships/image" Target="media/image7.jpg"/><Relationship Id="rId42" Type="http://schemas.openxmlformats.org/officeDocument/2006/relationships/comments" Target="comments.xml"/><Relationship Id="rId47" Type="http://schemas.openxmlformats.org/officeDocument/2006/relationships/image" Target="media/image18.png"/><Relationship Id="rId63" Type="http://schemas.openxmlformats.org/officeDocument/2006/relationships/hyperlink" Target="https://app.diagrams.net/" TargetMode="External"/><Relationship Id="rId68" Type="http://schemas.openxmlformats.org/officeDocument/2006/relationships/image" Target="media/image33.png"/><Relationship Id="rId16" Type="http://schemas.openxmlformats.org/officeDocument/2006/relationships/hyperlink" Target="https://cutt.ly/pXEVLIL" TargetMode="External"/><Relationship Id="rId11" Type="http://schemas.openxmlformats.org/officeDocument/2006/relationships/image" Target="media/image2.jpg"/><Relationship Id="rId32" Type="http://schemas.openxmlformats.org/officeDocument/2006/relationships/hyperlink" Target="https://cutt.ly/xXE1X6c" TargetMode="External"/><Relationship Id="rId37" Type="http://schemas.openxmlformats.org/officeDocument/2006/relationships/hyperlink" Target="https://cutt.ly/2XE199P"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hyperlink" Target="https://books.google.es/books?hl=es&amp;lr=&amp;id=hPV2EAAAQBAJ&amp;oi=fnd&amp;pg=PR7&amp;dq=bases+de+datos&amp;ots=ZtVZ5cCbw2&amp;sig=OlE5gCoqw-tpL5RKdAPOpNQ7d0o"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theme" Target="theme/theme1.xml"/><Relationship Id="rId19" Type="http://schemas.openxmlformats.org/officeDocument/2006/relationships/image" Target="media/image6.jpg"/><Relationship Id="rId14" Type="http://schemas.openxmlformats.org/officeDocument/2006/relationships/hyperlink" Target="https://cutt.ly/2XEVQvj" TargetMode="External"/><Relationship Id="rId22" Type="http://schemas.openxmlformats.org/officeDocument/2006/relationships/hyperlink" Target="https://cutt.ly/wXEBDDA" TargetMode="External"/><Relationship Id="rId27" Type="http://schemas.openxmlformats.org/officeDocument/2006/relationships/image" Target="media/image10.png"/><Relationship Id="rId30" Type="http://schemas.openxmlformats.org/officeDocument/2006/relationships/hyperlink" Target="https://www.acens.com/wp-content/images/2014/02/bbdd-nosql-wp-acens.pdf" TargetMode="External"/><Relationship Id="rId35" Type="http://schemas.openxmlformats.org/officeDocument/2006/relationships/hyperlink" Target="https://cutt.ly/2XE199P" TargetMode="External"/><Relationship Id="rId43" Type="http://schemas.microsoft.com/office/2011/relationships/commentsExtended" Target="commentsExtended.xml"/><Relationship Id="rId48" Type="http://schemas.openxmlformats.org/officeDocument/2006/relationships/hyperlink" Target="https://openlibra.com/es/book/download/sistemas-gestores-de-bases-de-datos" TargetMode="External"/><Relationship Id="rId56" Type="http://schemas.openxmlformats.org/officeDocument/2006/relationships/image" Target="media/image26.png"/><Relationship Id="rId64" Type="http://schemas.openxmlformats.org/officeDocument/2006/relationships/hyperlink" Target="https://app.diagrams.net/" TargetMode="External"/><Relationship Id="rId69" Type="http://schemas.openxmlformats.org/officeDocument/2006/relationships/hyperlink" Target="http://scielo.sld.cu/scielo.php?script=sci_arttext&amp;pid=S2227-18992018000300012" TargetMode="External"/><Relationship Id="rId77" Type="http://schemas.openxmlformats.org/officeDocument/2006/relationships/hyperlink" Target="https://sena-primo.hosted.exlibrisgroup.com/permalink/f/1j5choe/sena_elibroELB129060"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yperlink" Target="https://sena-primo.hosted.exlibrisgroup.com/permalink/f/1i756fj/TN_cdi_jstor_books_j_ctt2050w3s_7"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cutt.ly/gXEC2MU" TargetMode="External"/><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image" Target="media/image13.jpg"/><Relationship Id="rId38" Type="http://schemas.openxmlformats.org/officeDocument/2006/relationships/image" Target="media/image14.png"/><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hyperlink" Target="https://ingsoftware.weebly.com/diccionario-de-datos-de-un-software.html" TargetMode="External"/><Relationship Id="rId20" Type="http://schemas.openxmlformats.org/officeDocument/2006/relationships/hyperlink" Target="https://cutt.ly/sXEBj1G" TargetMode="External"/><Relationship Id="rId41" Type="http://schemas.openxmlformats.org/officeDocument/2006/relationships/image" Target="media/image16.png"/><Relationship Id="rId54" Type="http://schemas.openxmlformats.org/officeDocument/2006/relationships/image" Target="media/image24.png"/><Relationship Id="rId62" Type="http://schemas.openxmlformats.org/officeDocument/2006/relationships/hyperlink" Target="https://www.lucidchart.com/" TargetMode="External"/><Relationship Id="rId70" Type="http://schemas.openxmlformats.org/officeDocument/2006/relationships/hyperlink" Target="https://books.google.es/books?hl=es&amp;lr=&amp;id=XjbeDwAAQBAJ&amp;oi=fnd&amp;pg=PR5&amp;dq=bases+de+datos&amp;ots=DIBXDRJPGU&amp;sig=8sk6MPk4qc9zwSgjd7tiiFQFw94" TargetMode="External"/><Relationship Id="rId75" Type="http://schemas.openxmlformats.org/officeDocument/2006/relationships/hyperlink" Target="http://repositori.uji.es/xmlui/handle/10234/2418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hyperlink" Target="https://openlibra.com/es/book/download/bases-de-datos/?dl=true" TargetMode="External"/><Relationship Id="rId36" Type="http://schemas.openxmlformats.org/officeDocument/2006/relationships/hyperlink" Target="https://cutt.ly/2XE199P"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cutt.ly/AXEX3br" TargetMode="External"/><Relationship Id="rId31" Type="http://schemas.openxmlformats.org/officeDocument/2006/relationships/image" Target="media/image12.jpg"/><Relationship Id="rId44" Type="http://schemas.microsoft.com/office/2016/09/relationships/commentsIds" Target="commentsIds.xm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s://sourceforge.net/projects/whitestaruml/" TargetMode="External"/><Relationship Id="rId73" Type="http://schemas.openxmlformats.org/officeDocument/2006/relationships/hyperlink" Target="https://repository.unad.edu.co/handle/10596/21429" TargetMode="External"/><Relationship Id="rId78" Type="http://schemas.openxmlformats.org/officeDocument/2006/relationships/hyperlink" Target="http://sedici.unlp.edu.ar/handle/10915/67409" TargetMode="External"/><Relationship Id="rId8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hyperlink" Target="https://cutt.ly/yXEBrin" TargetMode="External"/><Relationship Id="rId39" Type="http://schemas.openxmlformats.org/officeDocument/2006/relationships/image" Target="media/image15.png"/><Relationship Id="rId34" Type="http://schemas.openxmlformats.org/officeDocument/2006/relationships/hyperlink" Target="https://cutt.ly/2XE199P" TargetMode="External"/><Relationship Id="rId50" Type="http://schemas.openxmlformats.org/officeDocument/2006/relationships/image" Target="media/image20.jpg"/><Relationship Id="rId55" Type="http://schemas.openxmlformats.org/officeDocument/2006/relationships/image" Target="media/image25.png"/><Relationship Id="rId76" Type="http://schemas.openxmlformats.org/officeDocument/2006/relationships/hyperlink" Target="https://repositorio.uchile.cl/handle/2250/151632" TargetMode="External"/><Relationship Id="rId7" Type="http://schemas.openxmlformats.org/officeDocument/2006/relationships/footnotes" Target="footnotes.xml"/><Relationship Id="rId71" Type="http://schemas.openxmlformats.org/officeDocument/2006/relationships/hyperlink" Target="https://sena-primo.hosted.exlibrisgroup.com/permalink/f/1i756fj/TN_cdi_jstor_books_j_ctt2050w3s_7"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cutt.ly/4XENrYl" TargetMode="External"/><Relationship Id="rId40" Type="http://schemas.openxmlformats.org/officeDocument/2006/relationships/hyperlink" Target="https://cutt.ly/wXRqIzQ" TargetMode="External"/><Relationship Id="rId45" Type="http://schemas.microsoft.com/office/2018/08/relationships/commentsExtensible" Target="commentsExtensible.xml"/><Relationship Id="rId66" Type="http://schemas.openxmlformats.org/officeDocument/2006/relationships/image" Target="media/image32.gif"/></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fRkhf1XY8dmpC/PxhTk5qu00zcw==">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</go:docsCustomData>
</go:gDocsCustomXmlDataStorage>
</file>

<file path=customXml/itemProps1.xml><?xml version="1.0" encoding="utf-8"?>
<ds:datastoreItem xmlns:ds="http://schemas.openxmlformats.org/officeDocument/2006/customXml" ds:itemID="{50FA8F8A-2EA5-449F-96CA-653F9BD67A1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7679</Words>
  <Characters>42236</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dc:creator>
  <cp:lastModifiedBy>solicitudes.seguro@gmail.com</cp:lastModifiedBy>
  <cp:revision>2</cp:revision>
  <dcterms:created xsi:type="dcterms:W3CDTF">2022-09-22T14:21:00Z</dcterms:created>
  <dcterms:modified xsi:type="dcterms:W3CDTF">2022-09-22T14:21:00Z</dcterms:modified>
</cp:coreProperties>
</file>